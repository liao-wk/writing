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5BB20" w14:textId="77777777" w:rsidR="00D87C92" w:rsidRPr="00D87C92" w:rsidRDefault="00D87C92" w:rsidP="00080CD2">
      <w:pPr>
        <w:jc w:val="center"/>
        <w:rPr>
          <w:rFonts w:ascii="宋体" w:eastAsia="宋体" w:hAnsi="宋体"/>
          <w:b/>
          <w:sz w:val="36"/>
          <w:szCs w:val="36"/>
        </w:rPr>
      </w:pPr>
      <w:r>
        <w:rPr>
          <w:rFonts w:ascii="宋体" w:eastAsia="宋体" w:hAnsi="宋体" w:hint="eastAsia"/>
          <w:b/>
          <w:sz w:val="36"/>
          <w:szCs w:val="36"/>
        </w:rPr>
        <w:t>基于分治</w:t>
      </w:r>
      <w:r w:rsidR="00080CD2">
        <w:rPr>
          <w:rFonts w:ascii="宋体" w:eastAsia="宋体" w:hAnsi="宋体" w:hint="eastAsia"/>
          <w:b/>
          <w:sz w:val="36"/>
          <w:szCs w:val="36"/>
        </w:rPr>
        <w:t>迭代</w:t>
      </w:r>
      <w:r w:rsidRPr="00D87C92">
        <w:rPr>
          <w:rFonts w:ascii="宋体" w:eastAsia="宋体" w:hAnsi="宋体" w:hint="eastAsia"/>
          <w:b/>
          <w:sz w:val="36"/>
          <w:szCs w:val="36"/>
        </w:rPr>
        <w:t>策略的</w:t>
      </w:r>
      <w:r w:rsidRPr="00D87C92">
        <w:rPr>
          <w:rFonts w:ascii="宋体" w:eastAsia="宋体" w:hAnsi="宋体"/>
          <w:b/>
          <w:sz w:val="36"/>
          <w:szCs w:val="36"/>
        </w:rPr>
        <w:t>空天观测资源协同</w:t>
      </w:r>
      <w:r w:rsidRPr="00D87C92">
        <w:rPr>
          <w:rFonts w:ascii="宋体" w:eastAsia="宋体" w:hAnsi="宋体" w:hint="eastAsia"/>
          <w:b/>
          <w:sz w:val="36"/>
          <w:szCs w:val="36"/>
        </w:rPr>
        <w:t>任务规划</w:t>
      </w:r>
    </w:p>
    <w:p w14:paraId="4348BEB9" w14:textId="77777777" w:rsidR="00D87C92" w:rsidRPr="00D87C92" w:rsidRDefault="00D87C92" w:rsidP="00D87C92">
      <w:pPr>
        <w:jc w:val="center"/>
        <w:rPr>
          <w:rFonts w:ascii="宋体" w:eastAsia="宋体" w:hAnsi="宋体"/>
          <w:sz w:val="24"/>
          <w:szCs w:val="24"/>
        </w:rPr>
      </w:pPr>
      <w:r w:rsidRPr="00D87C92">
        <w:rPr>
          <w:rFonts w:ascii="宋体" w:eastAsia="宋体" w:hAnsi="宋体" w:hint="eastAsia"/>
          <w:sz w:val="24"/>
          <w:szCs w:val="24"/>
        </w:rPr>
        <w:t xml:space="preserve">伍国华  廖文昆 </w:t>
      </w:r>
      <w:r w:rsidRPr="00D87C92">
        <w:rPr>
          <w:rFonts w:ascii="宋体" w:eastAsia="宋体" w:hAnsi="宋体"/>
          <w:sz w:val="24"/>
          <w:szCs w:val="24"/>
        </w:rPr>
        <w:t xml:space="preserve"> </w:t>
      </w:r>
      <w:r w:rsidRPr="00D87C92">
        <w:rPr>
          <w:rFonts w:ascii="宋体" w:eastAsia="宋体" w:hAnsi="宋体" w:hint="eastAsia"/>
          <w:sz w:val="24"/>
          <w:szCs w:val="24"/>
        </w:rPr>
        <w:t>李夏苗</w:t>
      </w:r>
    </w:p>
    <w:p w14:paraId="58C9A209" w14:textId="77777777" w:rsidR="00D87C92" w:rsidRPr="00D87C92" w:rsidRDefault="00D87C92" w:rsidP="00D87C92">
      <w:pPr>
        <w:jc w:val="center"/>
        <w:rPr>
          <w:rFonts w:ascii="宋体" w:eastAsia="宋体" w:hAnsi="宋体"/>
          <w:sz w:val="24"/>
          <w:szCs w:val="24"/>
        </w:rPr>
      </w:pPr>
    </w:p>
    <w:p w14:paraId="4A5A2383" w14:textId="77777777"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1</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14:paraId="7F11362C" w14:textId="77777777"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2</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14:paraId="5258312A" w14:textId="77777777"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3</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14:paraId="1C6309C7" w14:textId="77777777" w:rsidR="00D87C92" w:rsidRPr="00D87C92" w:rsidRDefault="00D87C92" w:rsidP="00D87C92">
      <w:pPr>
        <w:rPr>
          <w:rFonts w:ascii="宋体" w:eastAsia="宋体" w:hAnsi="宋体" w:cs="宋体"/>
          <w:b/>
          <w:bCs/>
          <w:kern w:val="0"/>
          <w:sz w:val="24"/>
          <w:szCs w:val="24"/>
        </w:rPr>
      </w:pPr>
    </w:p>
    <w:p w14:paraId="1E7AD1E4" w14:textId="77777777" w:rsidR="00D87C92" w:rsidRDefault="00D87C92" w:rsidP="00B61364">
      <w:pPr>
        <w:rPr>
          <w:rFonts w:ascii="Times New Roman" w:eastAsia="宋体" w:hAnsi="Times New Roman" w:cs="Times New Roman"/>
          <w:sz w:val="24"/>
          <w:szCs w:val="24"/>
        </w:rPr>
      </w:pPr>
      <w:r w:rsidRPr="00D87C92">
        <w:rPr>
          <w:rFonts w:ascii="宋体" w:eastAsia="宋体" w:hAnsi="宋体" w:cs="宋体" w:hint="eastAsia"/>
          <w:b/>
          <w:bCs/>
          <w:kern w:val="0"/>
          <w:sz w:val="24"/>
          <w:szCs w:val="24"/>
        </w:rPr>
        <w:t>摘要：</w:t>
      </w:r>
      <w:r w:rsidRPr="00D87C92">
        <w:rPr>
          <w:rFonts w:ascii="Times New Roman" w:eastAsia="宋体" w:hAnsi="Times New Roman" w:cs="Times New Roman"/>
          <w:sz w:val="24"/>
          <w:szCs w:val="24"/>
        </w:rPr>
        <w:t>空天协同对地观测是对地观测领域发展的新趋势。针对空天对地观测资源缺乏协同合作的难题，构建了基于多智能体（</w:t>
      </w:r>
      <w:r w:rsidRPr="00D87C92">
        <w:rPr>
          <w:rFonts w:ascii="Times New Roman" w:eastAsia="宋体" w:hAnsi="Times New Roman" w:cs="Times New Roman"/>
          <w:sz w:val="24"/>
          <w:szCs w:val="24"/>
        </w:rPr>
        <w:t>multi-agent system, MAS</w:t>
      </w:r>
      <w:r w:rsidRPr="00D87C92">
        <w:rPr>
          <w:rFonts w:ascii="Times New Roman" w:eastAsia="宋体" w:hAnsi="Times New Roman" w:cs="Times New Roman"/>
          <w:sz w:val="24"/>
          <w:szCs w:val="24"/>
        </w:rPr>
        <w:t>）的</w:t>
      </w:r>
      <w:r w:rsidRPr="00D87C92">
        <w:rPr>
          <w:rFonts w:ascii="Times New Roman" w:eastAsia="宋体" w:hAnsi="Times New Roman" w:cs="Times New Roman" w:hint="eastAsia"/>
          <w:sz w:val="24"/>
          <w:szCs w:val="24"/>
        </w:rPr>
        <w:t>空天</w:t>
      </w:r>
      <w:r w:rsidRPr="00D87C92">
        <w:rPr>
          <w:rFonts w:ascii="Times New Roman" w:eastAsia="宋体" w:hAnsi="Times New Roman" w:cs="Times New Roman"/>
          <w:sz w:val="24"/>
          <w:szCs w:val="24"/>
        </w:rPr>
        <w:t>资源协同任务规划框架，建立了面向对地观测任务的空天对地观测资源协同</w:t>
      </w:r>
      <w:r w:rsidRPr="00D87C92">
        <w:rPr>
          <w:rFonts w:ascii="Times New Roman" w:eastAsia="宋体" w:hAnsi="Times New Roman" w:cs="Times New Roman" w:hint="eastAsia"/>
          <w:sz w:val="24"/>
          <w:szCs w:val="24"/>
        </w:rPr>
        <w:t>任务规划</w:t>
      </w:r>
      <w:r w:rsidRPr="00D87C92">
        <w:rPr>
          <w:rFonts w:ascii="Times New Roman" w:eastAsia="宋体" w:hAnsi="Times New Roman" w:cs="Times New Roman"/>
          <w:sz w:val="24"/>
          <w:szCs w:val="24"/>
        </w:rPr>
        <w:t>模型。本文基于分而治</w:t>
      </w:r>
      <w:bookmarkStart w:id="0" w:name="_GoBack"/>
      <w:bookmarkEnd w:id="0"/>
      <w:r w:rsidRPr="00D87C92">
        <w:rPr>
          <w:rFonts w:ascii="Times New Roman" w:eastAsia="宋体" w:hAnsi="Times New Roman" w:cs="Times New Roman"/>
          <w:sz w:val="24"/>
          <w:szCs w:val="24"/>
        </w:rPr>
        <w:t>之</w:t>
      </w:r>
      <w:r w:rsidRPr="00D87C92">
        <w:rPr>
          <w:rFonts w:ascii="Times New Roman" w:eastAsia="宋体" w:hAnsi="Times New Roman" w:cs="Times New Roman" w:hint="eastAsia"/>
          <w:sz w:val="24"/>
          <w:szCs w:val="24"/>
        </w:rPr>
        <w:t>——</w:t>
      </w:r>
      <w:r w:rsidRPr="00D87C92">
        <w:rPr>
          <w:rFonts w:ascii="Times New Roman" w:eastAsia="宋体" w:hAnsi="Times New Roman" w:cs="Times New Roman"/>
          <w:sz w:val="24"/>
          <w:szCs w:val="24"/>
        </w:rPr>
        <w:t>迭代优化的思想，</w:t>
      </w:r>
      <w:r w:rsidRPr="00D87C92">
        <w:rPr>
          <w:rFonts w:ascii="Times New Roman" w:eastAsia="宋体" w:hAnsi="Times New Roman" w:cs="Times New Roman" w:hint="eastAsia"/>
          <w:sz w:val="24"/>
          <w:szCs w:val="24"/>
        </w:rPr>
        <w:t>根据</w:t>
      </w:r>
      <w:r w:rsidRPr="00D87C92">
        <w:rPr>
          <w:rFonts w:ascii="Times New Roman" w:eastAsia="宋体" w:hAnsi="Times New Roman" w:cs="Times New Roman"/>
          <w:sz w:val="24"/>
          <w:szCs w:val="24"/>
        </w:rPr>
        <w:t>任务分配到不同观测平台的</w:t>
      </w:r>
      <w:r w:rsidRPr="00D87C92">
        <w:rPr>
          <w:rFonts w:ascii="Times New Roman" w:eastAsia="宋体" w:hAnsi="Times New Roman" w:cs="Times New Roman" w:hint="eastAsia"/>
          <w:sz w:val="24"/>
          <w:szCs w:val="24"/>
        </w:rPr>
        <w:t>观测机会和</w:t>
      </w:r>
      <w:r w:rsidRPr="00D87C92">
        <w:rPr>
          <w:rFonts w:ascii="Times New Roman" w:eastAsia="宋体" w:hAnsi="Times New Roman" w:cs="Times New Roman"/>
          <w:sz w:val="24"/>
          <w:szCs w:val="24"/>
        </w:rPr>
        <w:t>冲突度，对未调度完成的任务进行动态重分配。仿真实验验证了</w:t>
      </w:r>
      <w:r w:rsidRPr="00D87C92">
        <w:rPr>
          <w:rFonts w:ascii="Times New Roman" w:eastAsia="宋体" w:hAnsi="Times New Roman" w:cs="Times New Roman" w:hint="eastAsia"/>
          <w:sz w:val="24"/>
          <w:szCs w:val="24"/>
        </w:rPr>
        <w:t>模</w:t>
      </w:r>
      <w:r w:rsidRPr="00D87C92">
        <w:rPr>
          <w:rFonts w:ascii="Times New Roman" w:eastAsia="宋体" w:hAnsi="Times New Roman" w:cs="Times New Roman"/>
          <w:sz w:val="24"/>
          <w:szCs w:val="24"/>
        </w:rPr>
        <w:t>型、算法的合理性和优越性，对未来空天观测资源传感网络的</w:t>
      </w:r>
      <w:r w:rsidRPr="00D87C92">
        <w:rPr>
          <w:rFonts w:ascii="Times New Roman" w:eastAsia="宋体" w:hAnsi="Times New Roman" w:cs="Times New Roman" w:hint="eastAsia"/>
          <w:sz w:val="24"/>
          <w:szCs w:val="24"/>
        </w:rPr>
        <w:t>管控提供了技术支撑</w:t>
      </w:r>
      <w:r w:rsidRPr="00D87C92">
        <w:rPr>
          <w:rFonts w:ascii="Times New Roman" w:eastAsia="宋体" w:hAnsi="Times New Roman" w:cs="Times New Roman"/>
          <w:sz w:val="24"/>
          <w:szCs w:val="24"/>
        </w:rPr>
        <w:t>。</w:t>
      </w:r>
    </w:p>
    <w:p w14:paraId="68D2CCF3" w14:textId="77777777" w:rsidR="00B61364" w:rsidRPr="00D87C92" w:rsidRDefault="00B61364" w:rsidP="00B61364">
      <w:pPr>
        <w:rPr>
          <w:rFonts w:ascii="Times New Roman" w:eastAsia="宋体" w:hAnsi="Times New Roman" w:cs="Times New Roman"/>
          <w:sz w:val="24"/>
          <w:szCs w:val="24"/>
        </w:rPr>
      </w:pPr>
    </w:p>
    <w:p w14:paraId="7A0D7E29" w14:textId="77777777" w:rsidR="00D87C92" w:rsidRPr="00D87C92" w:rsidRDefault="00D87C92" w:rsidP="00D87C92">
      <w:pPr>
        <w:jc w:val="left"/>
        <w:rPr>
          <w:rFonts w:ascii="宋体" w:eastAsia="宋体" w:hAnsi="宋体"/>
          <w:sz w:val="24"/>
          <w:szCs w:val="24"/>
        </w:rPr>
      </w:pPr>
      <w:r w:rsidRPr="00D87C92">
        <w:rPr>
          <w:rFonts w:ascii="宋体" w:eastAsia="宋体" w:hAnsi="宋体" w:hint="eastAsia"/>
          <w:b/>
          <w:sz w:val="24"/>
          <w:szCs w:val="24"/>
        </w:rPr>
        <w:t>关键词</w:t>
      </w:r>
      <w:r w:rsidRPr="00D87C92">
        <w:rPr>
          <w:rFonts w:ascii="宋体" w:eastAsia="宋体" w:hAnsi="宋体" w:hint="eastAsia"/>
          <w:sz w:val="24"/>
          <w:szCs w:val="24"/>
        </w:rPr>
        <w:t>：空天</w:t>
      </w:r>
      <w:r w:rsidR="00B61364">
        <w:rPr>
          <w:rFonts w:ascii="宋体" w:eastAsia="宋体" w:hAnsi="宋体" w:hint="eastAsia"/>
          <w:sz w:val="24"/>
          <w:szCs w:val="24"/>
        </w:rPr>
        <w:t>协同观测</w:t>
      </w:r>
      <w:r w:rsidRPr="00D87C92">
        <w:rPr>
          <w:rFonts w:ascii="宋体" w:eastAsia="宋体" w:hAnsi="宋体" w:hint="eastAsia"/>
          <w:sz w:val="24"/>
          <w:szCs w:val="24"/>
        </w:rPr>
        <w:t>；</w:t>
      </w:r>
      <w:r w:rsidR="00B61364">
        <w:rPr>
          <w:rFonts w:ascii="宋体" w:eastAsia="宋体" w:hAnsi="宋体" w:hint="eastAsia"/>
          <w:sz w:val="24"/>
          <w:szCs w:val="24"/>
        </w:rPr>
        <w:t>多Agent协同框架</w:t>
      </w:r>
      <w:r w:rsidRPr="00D87C92">
        <w:rPr>
          <w:rFonts w:ascii="宋体" w:eastAsia="宋体" w:hAnsi="宋体" w:hint="eastAsia"/>
          <w:sz w:val="24"/>
          <w:szCs w:val="24"/>
        </w:rPr>
        <w:t>；分而治之；迭代优化</w:t>
      </w:r>
    </w:p>
    <w:p w14:paraId="72ADDCB5" w14:textId="77777777" w:rsidR="00D87C92" w:rsidRPr="00D87C92" w:rsidRDefault="00D87C92" w:rsidP="00D87C92">
      <w:pPr>
        <w:jc w:val="left"/>
        <w:rPr>
          <w:rFonts w:ascii="宋体" w:eastAsia="宋体" w:hAnsi="宋体"/>
          <w:sz w:val="24"/>
          <w:szCs w:val="24"/>
        </w:rPr>
      </w:pPr>
    </w:p>
    <w:p w14:paraId="12F908AA" w14:textId="77777777" w:rsidR="00D87C92" w:rsidRPr="00D87C92" w:rsidRDefault="00D87C92" w:rsidP="00D87C92">
      <w:pPr>
        <w:jc w:val="left"/>
        <w:rPr>
          <w:rFonts w:ascii="宋体" w:eastAsia="宋体" w:hAnsi="宋体"/>
          <w:sz w:val="24"/>
          <w:szCs w:val="24"/>
        </w:rPr>
      </w:pPr>
    </w:p>
    <w:p w14:paraId="76CE0D70" w14:textId="77777777" w:rsidR="00D87C92" w:rsidRPr="00D87C92" w:rsidRDefault="00D87C92" w:rsidP="00D87C92">
      <w:pPr>
        <w:jc w:val="center"/>
        <w:rPr>
          <w:rFonts w:ascii="Times New Roman" w:hAnsi="Times New Roman" w:cs="Times New Roman"/>
          <w:sz w:val="30"/>
          <w:szCs w:val="30"/>
        </w:rPr>
      </w:pPr>
      <w:r w:rsidRPr="00D87C92">
        <w:rPr>
          <w:rFonts w:ascii="Times New Roman" w:hAnsi="Times New Roman" w:cs="Times New Roman"/>
          <w:sz w:val="30"/>
          <w:szCs w:val="30"/>
        </w:rPr>
        <w:t>Collaborative Task Planning for Space-Aeronautics Observation Resources based on Divide-Conquer and Iterative-Optimization</w:t>
      </w:r>
    </w:p>
    <w:p w14:paraId="59E67DEB" w14:textId="77777777" w:rsidR="00D87C92" w:rsidRPr="00D87C92" w:rsidRDefault="00D87C92" w:rsidP="00D87C92">
      <w:pPr>
        <w:jc w:val="center"/>
        <w:rPr>
          <w:rFonts w:ascii="Times New Roman" w:hAnsi="Times New Roman" w:cs="Times New Roman"/>
          <w:sz w:val="22"/>
        </w:rPr>
      </w:pPr>
      <w:r w:rsidRPr="00D87C92">
        <w:rPr>
          <w:rFonts w:ascii="Times New Roman" w:hAnsi="Times New Roman" w:cs="Times New Roman"/>
          <w:sz w:val="22"/>
        </w:rPr>
        <w:t xml:space="preserve">Wu </w:t>
      </w:r>
      <w:proofErr w:type="gramStart"/>
      <w:r w:rsidRPr="00D87C92">
        <w:rPr>
          <w:rFonts w:ascii="Times New Roman" w:hAnsi="Times New Roman" w:cs="Times New Roman"/>
          <w:sz w:val="22"/>
        </w:rPr>
        <w:t>Guohua  Liao</w:t>
      </w:r>
      <w:proofErr w:type="gramEnd"/>
      <w:r w:rsidRPr="00D87C92">
        <w:rPr>
          <w:rFonts w:ascii="Times New Roman" w:hAnsi="Times New Roman" w:cs="Times New Roman"/>
          <w:sz w:val="22"/>
        </w:rPr>
        <w:t xml:space="preserve"> </w:t>
      </w:r>
      <w:proofErr w:type="spellStart"/>
      <w:r w:rsidRPr="00D87C92">
        <w:rPr>
          <w:rFonts w:ascii="Times New Roman" w:hAnsi="Times New Roman" w:cs="Times New Roman"/>
          <w:sz w:val="22"/>
        </w:rPr>
        <w:t>Wenkun</w:t>
      </w:r>
      <w:proofErr w:type="spellEnd"/>
      <w:r w:rsidRPr="00D87C92">
        <w:rPr>
          <w:rFonts w:ascii="Times New Roman" w:hAnsi="Times New Roman" w:cs="Times New Roman"/>
          <w:sz w:val="22"/>
        </w:rPr>
        <w:t xml:space="preserve">  L</w:t>
      </w:r>
      <w:r w:rsidRPr="00D87C92">
        <w:rPr>
          <w:rFonts w:ascii="Times New Roman" w:hAnsi="Times New Roman" w:cs="Times New Roman" w:hint="eastAsia"/>
          <w:sz w:val="22"/>
        </w:rPr>
        <w:t>i</w:t>
      </w:r>
      <w:r w:rsidRPr="00D87C92">
        <w:rPr>
          <w:rFonts w:ascii="Times New Roman" w:hAnsi="Times New Roman" w:cs="Times New Roman"/>
          <w:sz w:val="22"/>
        </w:rPr>
        <w:t xml:space="preserve"> </w:t>
      </w:r>
      <w:proofErr w:type="spellStart"/>
      <w:r w:rsidRPr="00D87C92">
        <w:rPr>
          <w:rFonts w:ascii="Times New Roman" w:hAnsi="Times New Roman" w:cs="Times New Roman"/>
          <w:sz w:val="22"/>
        </w:rPr>
        <w:t>Xiamiao</w:t>
      </w:r>
      <w:proofErr w:type="spellEnd"/>
    </w:p>
    <w:p w14:paraId="7A798080" w14:textId="77777777" w:rsidR="00D87C92" w:rsidRPr="00D87C92" w:rsidRDefault="00D87C92" w:rsidP="00D87C92">
      <w:pPr>
        <w:widowControl/>
        <w:ind w:left="403" w:right="403"/>
        <w:jc w:val="center"/>
        <w:rPr>
          <w:rFonts w:ascii="宋体" w:hAnsi="宋体" w:cs="宋体"/>
          <w:iCs/>
          <w:kern w:val="0"/>
          <w:szCs w:val="24"/>
        </w:rPr>
      </w:pPr>
      <w:r w:rsidRPr="00D87C92">
        <w:rPr>
          <w:rFonts w:ascii="宋体" w:hAnsi="宋体" w:cs="宋体"/>
          <w:kern w:val="0"/>
          <w:szCs w:val="24"/>
        </w:rPr>
        <w:t>(</w:t>
      </w:r>
      <w:r w:rsidRPr="00D87C92">
        <w:rPr>
          <w:rFonts w:ascii="宋体" w:hAnsi="宋体" w:cs="宋体"/>
          <w:kern w:val="0"/>
          <w:szCs w:val="24"/>
          <w:vertAlign w:val="superscript"/>
        </w:rPr>
        <w:t>1</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14:paraId="2243B06E" w14:textId="77777777" w:rsidR="00D87C92" w:rsidRPr="00D87C92" w:rsidRDefault="00D87C92" w:rsidP="00D87C92">
      <w:pPr>
        <w:widowControl/>
        <w:ind w:left="403" w:right="403"/>
        <w:jc w:val="center"/>
        <w:rPr>
          <w:rFonts w:ascii="宋体" w:hAnsi="宋体" w:cs="宋体"/>
          <w:i/>
          <w:kern w:val="0"/>
          <w:szCs w:val="24"/>
        </w:rPr>
      </w:pPr>
      <w:r w:rsidRPr="00D87C92">
        <w:rPr>
          <w:rFonts w:ascii="宋体" w:hAnsi="宋体" w:cs="宋体"/>
          <w:kern w:val="0"/>
          <w:szCs w:val="24"/>
        </w:rPr>
        <w:t>(</w:t>
      </w:r>
      <w:r w:rsidRPr="00D87C92">
        <w:rPr>
          <w:rFonts w:ascii="宋体" w:hAnsi="宋体" w:cs="宋体"/>
          <w:kern w:val="0"/>
          <w:szCs w:val="24"/>
          <w:vertAlign w:val="superscript"/>
        </w:rPr>
        <w:t>2</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14:paraId="19D41E3E" w14:textId="77777777" w:rsidR="00D87C92" w:rsidRPr="00D87C92" w:rsidRDefault="00D87C92" w:rsidP="00D87C92">
      <w:pPr>
        <w:widowControl/>
        <w:ind w:left="403" w:right="403"/>
        <w:jc w:val="center"/>
        <w:rPr>
          <w:rFonts w:ascii="宋体" w:hAnsi="宋体" w:cs="宋体"/>
          <w:iCs/>
          <w:kern w:val="0"/>
          <w:szCs w:val="24"/>
        </w:rPr>
      </w:pPr>
      <w:r w:rsidRPr="00D87C92">
        <w:rPr>
          <w:rFonts w:ascii="宋体" w:hAnsi="宋体" w:cs="宋体"/>
          <w:kern w:val="0"/>
          <w:szCs w:val="24"/>
        </w:rPr>
        <w:t>(</w:t>
      </w:r>
      <w:r w:rsidRPr="00D87C92">
        <w:rPr>
          <w:rFonts w:ascii="宋体" w:hAnsi="宋体" w:cs="宋体"/>
          <w:kern w:val="0"/>
          <w:szCs w:val="24"/>
          <w:vertAlign w:val="superscript"/>
        </w:rPr>
        <w:t>3</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14:paraId="7998DF6D" w14:textId="77777777" w:rsidR="00D87C92" w:rsidRPr="00D87C92" w:rsidRDefault="00D87C92" w:rsidP="00D87C92">
      <w:pPr>
        <w:rPr>
          <w:rFonts w:ascii="Times New Roman" w:eastAsia="宋体" w:hAnsi="Times New Roman" w:cs="Times New Roman"/>
          <w:sz w:val="28"/>
          <w:szCs w:val="28"/>
        </w:rPr>
      </w:pPr>
      <w:r w:rsidRPr="00D87C92">
        <w:rPr>
          <w:rFonts w:ascii="Times New Roman" w:eastAsia="宋体" w:hAnsi="Times New Roman" w:cs="Times New Roman"/>
          <w:b/>
          <w:sz w:val="24"/>
          <w:szCs w:val="24"/>
        </w:rPr>
        <w:t>Abstract</w:t>
      </w:r>
      <w:r w:rsidRPr="00D87C92">
        <w:rPr>
          <w:rFonts w:ascii="Times New Roman" w:hAnsi="Times New Roman" w:cs="Times New Roman"/>
          <w:sz w:val="24"/>
          <w:szCs w:val="24"/>
        </w:rPr>
        <w:t xml:space="preserve"> </w:t>
      </w:r>
      <w:r w:rsidRPr="00D87C92">
        <w:rPr>
          <w:rFonts w:ascii="Times New Roman" w:eastAsia="宋体" w:hAnsi="Times New Roman" w:cs="Times New Roman"/>
          <w:sz w:val="24"/>
          <w:szCs w:val="24"/>
        </w:rPr>
        <w:t>Space-aeronautics Earth-observation is a new trend in the field of Earth observation. In view of the lack of synergy between air and space observation resources, a multi-agent collaborative task planning framework based on multi-agent system (MAS) is constructed, as well as establish a Cooperative task planning Optimization Model for Space-aeronautics Earth-Observation Resources for Earth Observation Missions. Simulation experiments verify the rationality and superiority of the model and algorithm, which has partial technical support for the control of the future Space-aeronautics Observation Resource sensing network.</w:t>
      </w:r>
    </w:p>
    <w:p w14:paraId="78C04D8F" w14:textId="77777777" w:rsidR="00D87C92" w:rsidRPr="00D87C92" w:rsidRDefault="00D87C92" w:rsidP="00D87C92">
      <w:pPr>
        <w:jc w:val="left"/>
        <w:rPr>
          <w:rFonts w:ascii="Times New Roman" w:eastAsia="宋体" w:hAnsi="Times New Roman" w:cs="Times New Roman"/>
          <w:sz w:val="24"/>
          <w:szCs w:val="24"/>
        </w:rPr>
      </w:pPr>
      <w:r w:rsidRPr="00D87C92">
        <w:rPr>
          <w:rFonts w:ascii="Times New Roman" w:eastAsia="宋体" w:hAnsi="Times New Roman" w:cs="Times New Roman"/>
          <w:b/>
          <w:sz w:val="24"/>
          <w:szCs w:val="24"/>
        </w:rPr>
        <w:t>Keywords</w:t>
      </w:r>
      <w:r w:rsidRPr="00D87C92">
        <w:rPr>
          <w:rFonts w:ascii="Times New Roman" w:hAnsi="Times New Roman" w:cs="Times New Roman"/>
          <w:sz w:val="28"/>
          <w:szCs w:val="28"/>
        </w:rPr>
        <w:t xml:space="preserve">: </w:t>
      </w:r>
      <w:r w:rsidRPr="00D87C92">
        <w:rPr>
          <w:rFonts w:ascii="Times New Roman" w:eastAsia="宋体" w:hAnsi="Times New Roman" w:cs="Times New Roman"/>
          <w:sz w:val="24"/>
          <w:szCs w:val="24"/>
        </w:rPr>
        <w:t>space-aeronautics</w:t>
      </w:r>
      <w:r w:rsidR="00B61364">
        <w:rPr>
          <w:rFonts w:ascii="Times New Roman" w:eastAsia="宋体" w:hAnsi="Times New Roman" w:cs="Times New Roman"/>
          <w:sz w:val="24"/>
          <w:szCs w:val="24"/>
        </w:rPr>
        <w:t xml:space="preserve"> </w:t>
      </w:r>
      <w:r w:rsidR="00B61364">
        <w:rPr>
          <w:rFonts w:ascii="Times New Roman" w:eastAsia="宋体" w:hAnsi="Times New Roman" w:cs="Times New Roman" w:hint="eastAsia"/>
          <w:sz w:val="24"/>
          <w:szCs w:val="24"/>
        </w:rPr>
        <w:t>s</w:t>
      </w:r>
      <w:r w:rsidR="00B61364" w:rsidRPr="00B61364">
        <w:rPr>
          <w:rFonts w:ascii="Times New Roman" w:eastAsia="宋体" w:hAnsi="Times New Roman" w:cs="Times New Roman"/>
          <w:sz w:val="24"/>
          <w:szCs w:val="24"/>
        </w:rPr>
        <w:t>ynergistic observation</w:t>
      </w:r>
      <w:r w:rsidR="00757E1F">
        <w:rPr>
          <w:rFonts w:ascii="Times New Roman" w:eastAsia="宋体" w:hAnsi="Times New Roman" w:cs="Times New Roman"/>
          <w:sz w:val="24"/>
          <w:szCs w:val="24"/>
        </w:rPr>
        <w:t xml:space="preserve">, </w:t>
      </w:r>
      <w:r w:rsidR="00B61364">
        <w:rPr>
          <w:rFonts w:ascii="Times New Roman" w:eastAsia="宋体" w:hAnsi="Times New Roman" w:cs="Times New Roman"/>
          <w:sz w:val="24"/>
          <w:szCs w:val="24"/>
        </w:rPr>
        <w:t>multi-agent coordinated frame</w:t>
      </w:r>
      <w:r w:rsidRPr="00D87C92">
        <w:rPr>
          <w:rFonts w:ascii="Times New Roman" w:eastAsia="宋体" w:hAnsi="Times New Roman" w:cs="Times New Roman"/>
          <w:sz w:val="24"/>
          <w:szCs w:val="24"/>
        </w:rPr>
        <w:t>, divide-conquer, iterative optimization</w:t>
      </w:r>
    </w:p>
    <w:p w14:paraId="046C559F" w14:textId="77777777" w:rsidR="00D87C92" w:rsidRDefault="00D87C92" w:rsidP="00D87C92">
      <w:pPr>
        <w:widowControl/>
        <w:snapToGrid w:val="0"/>
        <w:spacing w:line="360" w:lineRule="auto"/>
        <w:rPr>
          <w:rFonts w:ascii="Times New Roman" w:eastAsia="宋体" w:hAnsi="Times New Roman" w:cs="Times New Roman"/>
          <w:kern w:val="0"/>
          <w:sz w:val="24"/>
          <w:szCs w:val="24"/>
        </w:rPr>
      </w:pPr>
    </w:p>
    <w:p w14:paraId="4B1D732D" w14:textId="77777777" w:rsidR="003E6149" w:rsidRDefault="003E6149" w:rsidP="00D87C92">
      <w:pPr>
        <w:widowControl/>
        <w:snapToGrid w:val="0"/>
        <w:spacing w:line="360" w:lineRule="auto"/>
        <w:rPr>
          <w:rFonts w:ascii="Times New Roman" w:eastAsia="宋体" w:hAnsi="Times New Roman" w:cs="Times New Roman"/>
          <w:kern w:val="0"/>
          <w:sz w:val="24"/>
          <w:szCs w:val="24"/>
        </w:rPr>
      </w:pPr>
    </w:p>
    <w:p w14:paraId="43D86AF3" w14:textId="77777777" w:rsidR="00BB75D4" w:rsidRPr="00BB75D4" w:rsidRDefault="00BB75D4" w:rsidP="00BB75D4">
      <w:pPr>
        <w:pStyle w:val="ListParagraph"/>
        <w:widowControl/>
        <w:numPr>
          <w:ilvl w:val="0"/>
          <w:numId w:val="3"/>
        </w:numPr>
        <w:spacing w:before="120" w:after="100" w:afterAutospacing="1"/>
        <w:ind w:left="357" w:firstLineChars="0" w:hanging="357"/>
        <w:jc w:val="left"/>
        <w:outlineLvl w:val="0"/>
        <w:rPr>
          <w:rFonts w:ascii="宋体" w:hAnsi="宋体" w:cs="Arial"/>
          <w:b/>
          <w:kern w:val="0"/>
          <w:sz w:val="24"/>
          <w:szCs w:val="24"/>
        </w:rPr>
      </w:pPr>
      <w:r w:rsidRPr="00BB75D4">
        <w:rPr>
          <w:rFonts w:ascii="宋体" w:hAnsi="宋体" w:cs="Arial" w:hint="eastAsia"/>
          <w:b/>
          <w:kern w:val="0"/>
          <w:sz w:val="24"/>
          <w:szCs w:val="24"/>
        </w:rPr>
        <w:lastRenderedPageBreak/>
        <w:t>引言</w:t>
      </w:r>
    </w:p>
    <w:p w14:paraId="608BD1CE" w14:textId="77777777" w:rsidR="00A40FA2" w:rsidRPr="000D5DEA" w:rsidRDefault="0010669E"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我国计划在十三五规划</w:t>
      </w:r>
      <w:r w:rsidR="007D6477" w:rsidRPr="000D5DEA">
        <w:rPr>
          <w:rFonts w:ascii="Times New Roman" w:eastAsia="宋体" w:hAnsi="Times New Roman" w:cs="Times New Roman"/>
          <w:kern w:val="0"/>
          <w:sz w:val="24"/>
          <w:szCs w:val="24"/>
        </w:rPr>
        <w:t>中，提出加强前瞻部署，在空天海洋、生命科学、信息网络等领域，培育一批战略型产业。其中，</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是重要目标之一。</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指的是综合利用航空遥感、航天遥感技术，实现对地面目标进行有效、实时、多维</w:t>
      </w:r>
      <w:r w:rsidR="00A40FA2" w:rsidRPr="000D5DEA">
        <w:rPr>
          <w:rFonts w:ascii="Times New Roman" w:eastAsia="宋体" w:hAnsi="Times New Roman" w:cs="Times New Roman"/>
          <w:kern w:val="0"/>
          <w:sz w:val="24"/>
          <w:szCs w:val="24"/>
        </w:rPr>
        <w:t>、多时空</w:t>
      </w:r>
      <w:r w:rsidR="007D6477" w:rsidRPr="000D5DEA">
        <w:rPr>
          <w:rFonts w:ascii="Times New Roman" w:eastAsia="宋体" w:hAnsi="Times New Roman" w:cs="Times New Roman"/>
          <w:kern w:val="0"/>
          <w:sz w:val="24"/>
          <w:szCs w:val="24"/>
        </w:rPr>
        <w:t>观测</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NE.Ref.{C42BFE85-A7CF-4D12-B53A-DAAACB3EF2F7}</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[1]</w:t>
      </w:r>
      <w:r w:rsidR="00F51840">
        <w:rPr>
          <w:rFonts w:ascii="Times New Roman" w:eastAsia="宋体" w:hAnsi="Times New Roman" w:cs="Times New Roman"/>
          <w:kern w:val="0"/>
          <w:sz w:val="24"/>
          <w:szCs w:val="24"/>
        </w:rPr>
        <w:fldChar w:fldCharType="end"/>
      </w:r>
      <w:r w:rsidR="007D6477" w:rsidRPr="000D5DEA">
        <w:rPr>
          <w:rFonts w:ascii="Times New Roman" w:eastAsia="宋体" w:hAnsi="Times New Roman" w:cs="Times New Roman"/>
          <w:kern w:val="0"/>
          <w:sz w:val="24"/>
          <w:szCs w:val="24"/>
        </w:rPr>
        <w:t>。然而，目前对</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的研究相对较少，对单一观测平台的任务规划技术研究较为丰富。其中，卫星观测平台的多星协同任务规划问题研究较多，</w:t>
      </w:r>
      <w:r w:rsidR="007D6477" w:rsidRPr="000D5DEA">
        <w:rPr>
          <w:rFonts w:ascii="Times New Roman" w:eastAsia="宋体" w:hAnsi="Times New Roman" w:cs="Times New Roman"/>
          <w:kern w:val="0"/>
          <w:sz w:val="24"/>
          <w:szCs w:val="24"/>
        </w:rPr>
        <w:t>UAV</w:t>
      </w:r>
      <w:r w:rsidR="007D6477" w:rsidRPr="000D5DEA">
        <w:rPr>
          <w:rFonts w:ascii="Times New Roman" w:eastAsia="宋体" w:hAnsi="Times New Roman" w:cs="Times New Roman"/>
          <w:kern w:val="0"/>
          <w:sz w:val="24"/>
          <w:szCs w:val="24"/>
        </w:rPr>
        <w:t>观测平台的多机协同任务规划问题研究相对较少。</w:t>
      </w:r>
    </w:p>
    <w:p w14:paraId="6EFCAA65" w14:textId="77777777" w:rsidR="00BB75D4" w:rsidRPr="000D5DEA" w:rsidRDefault="00866529"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在国内，</w:t>
      </w:r>
      <w:r w:rsidR="002A777C" w:rsidRPr="000D5DEA">
        <w:rPr>
          <w:rFonts w:ascii="Times New Roman" w:eastAsia="宋体" w:hAnsi="Times New Roman" w:cs="Times New Roman"/>
          <w:kern w:val="0"/>
          <w:sz w:val="24"/>
          <w:szCs w:val="24"/>
        </w:rPr>
        <w:t>国防科大学者阮启明博士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NE.Ref.{334684F6-2C29-460B-8A69-9D3156A253C6}</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[2]</w:t>
      </w:r>
      <w:r w:rsidR="00F51840">
        <w:rPr>
          <w:rFonts w:ascii="Times New Roman" w:eastAsia="宋体" w:hAnsi="Times New Roman" w:cs="Times New Roman"/>
          <w:kern w:val="0"/>
          <w:sz w:val="24"/>
          <w:szCs w:val="24"/>
        </w:rPr>
        <w:fldChar w:fldCharType="end"/>
      </w:r>
      <w:r w:rsidR="002A777C" w:rsidRPr="000D5DEA">
        <w:rPr>
          <w:rFonts w:ascii="Times New Roman" w:eastAsia="宋体" w:hAnsi="Times New Roman" w:cs="Times New Roman"/>
          <w:kern w:val="0"/>
          <w:sz w:val="24"/>
          <w:szCs w:val="24"/>
        </w:rPr>
        <w:t>基于约束满足，建立了多星协同问题的约束优化问题模型，并提出了一种禁忌算法与约束传播相结合的求解机制。</w:t>
      </w:r>
      <w:r w:rsidRPr="000D5DEA">
        <w:rPr>
          <w:rFonts w:ascii="Times New Roman" w:eastAsia="宋体" w:hAnsi="Times New Roman" w:cs="Times New Roman"/>
          <w:kern w:val="0"/>
          <w:sz w:val="24"/>
          <w:szCs w:val="24"/>
        </w:rPr>
        <w:t>国防科大贺川博士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NE.Ref.{39B78315-EBC4-48FF-BADB-D09A399E9236}</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[3]</w:t>
      </w:r>
      <w:r w:rsidR="00F51840">
        <w:rPr>
          <w:rFonts w:ascii="Times New Roman" w:eastAsia="宋体" w:hAnsi="Times New Roman" w:cs="Times New Roman"/>
          <w:kern w:val="0"/>
          <w:sz w:val="24"/>
          <w:szCs w:val="24"/>
        </w:rPr>
        <w:fldChar w:fldCharType="end"/>
      </w:r>
      <w:r w:rsidRPr="000D5DEA">
        <w:rPr>
          <w:rFonts w:ascii="Times New Roman" w:eastAsia="宋体" w:hAnsi="Times New Roman" w:cs="Times New Roman"/>
          <w:kern w:val="0"/>
          <w:sz w:val="24"/>
          <w:szCs w:val="24"/>
        </w:rPr>
        <w:t>针对应急条件下的成像观测任务，设计了多星协同调度框架，将多星调度问题拆解为任务排序主问题和资源匹配子问题，并采用改进粒子群算法进行求解。针对多</w:t>
      </w:r>
      <w:r w:rsidRPr="000D5DEA">
        <w:rPr>
          <w:rFonts w:ascii="Times New Roman" w:eastAsia="宋体" w:hAnsi="Times New Roman" w:cs="Times New Roman"/>
          <w:kern w:val="0"/>
          <w:sz w:val="24"/>
          <w:szCs w:val="24"/>
        </w:rPr>
        <w:t>UAV</w:t>
      </w:r>
      <w:r w:rsidRPr="000D5DEA">
        <w:rPr>
          <w:rFonts w:ascii="Times New Roman" w:eastAsia="宋体" w:hAnsi="Times New Roman" w:cs="Times New Roman"/>
          <w:kern w:val="0"/>
          <w:sz w:val="24"/>
          <w:szCs w:val="24"/>
        </w:rPr>
        <w:t>协同任务规划问题，</w:t>
      </w:r>
      <w:r w:rsidR="00A40FA2" w:rsidRPr="000D5DEA">
        <w:rPr>
          <w:rFonts w:ascii="Times New Roman" w:eastAsia="宋体" w:hAnsi="Times New Roman" w:cs="Times New Roman"/>
          <w:kern w:val="0"/>
          <w:sz w:val="24"/>
          <w:szCs w:val="24"/>
        </w:rPr>
        <w:t>国防科大田菁博士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NE.Ref.{5F874600-0BCF-411E-9B6B-9260C991A05C}</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[4]</w:t>
      </w:r>
      <w:r w:rsidR="00F51840">
        <w:rPr>
          <w:rFonts w:ascii="Times New Roman" w:eastAsia="宋体" w:hAnsi="Times New Roman" w:cs="Times New Roman"/>
          <w:kern w:val="0"/>
          <w:sz w:val="24"/>
          <w:szCs w:val="24"/>
        </w:rPr>
        <w:fldChar w:fldCharType="end"/>
      </w:r>
      <w:r w:rsidR="00A40FA2" w:rsidRPr="000D5DEA">
        <w:rPr>
          <w:rFonts w:ascii="Times New Roman" w:eastAsia="宋体" w:hAnsi="Times New Roman" w:cs="Times New Roman"/>
          <w:kern w:val="0"/>
          <w:sz w:val="24"/>
          <w:szCs w:val="24"/>
        </w:rPr>
        <w:t>认为该问题属于任务分配和资源调度范畴，建立了多</w:t>
      </w:r>
      <w:r w:rsidR="00A40FA2" w:rsidRPr="000D5DEA">
        <w:rPr>
          <w:rFonts w:ascii="Times New Roman" w:eastAsia="宋体" w:hAnsi="Times New Roman" w:cs="Times New Roman"/>
          <w:kern w:val="0"/>
          <w:sz w:val="24"/>
          <w:szCs w:val="24"/>
        </w:rPr>
        <w:t>UAV</w:t>
      </w:r>
      <w:r w:rsidR="00A40FA2" w:rsidRPr="000D5DEA">
        <w:rPr>
          <w:rFonts w:ascii="Times New Roman" w:eastAsia="宋体" w:hAnsi="Times New Roman" w:cs="Times New Roman"/>
          <w:kern w:val="0"/>
          <w:sz w:val="24"/>
          <w:szCs w:val="24"/>
        </w:rPr>
        <w:t>协同侦查任务规划模型，并提出了</w:t>
      </w:r>
      <w:r w:rsidR="00A40FA2" w:rsidRPr="000D5DEA">
        <w:rPr>
          <w:rFonts w:ascii="Times New Roman" w:eastAsia="宋体" w:hAnsi="Times New Roman" w:cs="Times New Roman"/>
          <w:kern w:val="0"/>
          <w:sz w:val="24"/>
          <w:szCs w:val="24"/>
        </w:rPr>
        <w:t>“</w:t>
      </w:r>
      <w:r w:rsidR="00A40FA2" w:rsidRPr="000D5DEA">
        <w:rPr>
          <w:rFonts w:ascii="Times New Roman" w:eastAsia="宋体" w:hAnsi="Times New Roman" w:cs="Times New Roman"/>
          <w:kern w:val="0"/>
          <w:sz w:val="24"/>
          <w:szCs w:val="24"/>
        </w:rPr>
        <w:t>自适应</w:t>
      </w:r>
      <w:r w:rsidR="00A40FA2" w:rsidRPr="000D5DEA">
        <w:rPr>
          <w:rFonts w:ascii="Times New Roman" w:eastAsia="宋体" w:hAnsi="Times New Roman" w:cs="Times New Roman"/>
          <w:kern w:val="0"/>
          <w:sz w:val="24"/>
          <w:szCs w:val="24"/>
        </w:rPr>
        <w:t>”</w:t>
      </w:r>
      <w:r w:rsidR="00A40FA2" w:rsidRPr="000D5DEA">
        <w:rPr>
          <w:rFonts w:ascii="Times New Roman" w:eastAsia="宋体" w:hAnsi="Times New Roman" w:cs="Times New Roman"/>
          <w:kern w:val="0"/>
          <w:sz w:val="24"/>
          <w:szCs w:val="24"/>
        </w:rPr>
        <w:t>的多目标优化算法</w:t>
      </w:r>
      <w:r w:rsidR="00A40FA2" w:rsidRPr="000D5DEA">
        <w:rPr>
          <w:rFonts w:ascii="Times New Roman" w:eastAsia="宋体" w:hAnsi="Times New Roman" w:cs="Times New Roman"/>
          <w:kern w:val="0"/>
          <w:sz w:val="24"/>
          <w:szCs w:val="24"/>
        </w:rPr>
        <w:t>AEMOM</w:t>
      </w:r>
      <w:r w:rsidR="00A40FA2" w:rsidRPr="000D5DEA">
        <w:rPr>
          <w:rFonts w:ascii="Times New Roman" w:eastAsia="宋体" w:hAnsi="Times New Roman" w:cs="Times New Roman"/>
          <w:kern w:val="0"/>
          <w:sz w:val="24"/>
          <w:szCs w:val="24"/>
        </w:rPr>
        <w:t>对该问题进行</w:t>
      </w:r>
      <w:r w:rsidR="003651B9">
        <w:rPr>
          <w:rFonts w:ascii="Times New Roman" w:eastAsia="宋体" w:hAnsi="Times New Roman" w:cs="Times New Roman"/>
          <w:kern w:val="0"/>
          <w:sz w:val="24"/>
          <w:szCs w:val="24"/>
        </w:rPr>
        <w:t>求解。西北工业大学王强博士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NE.Ref.{6B3C4CDE-29A1-4306-8D23-7731407799FF}</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[5]</w:t>
      </w:r>
      <w:r w:rsidR="00F51840">
        <w:rPr>
          <w:rFonts w:ascii="Times New Roman" w:eastAsia="宋体" w:hAnsi="Times New Roman" w:cs="Times New Roman"/>
          <w:kern w:val="0"/>
          <w:sz w:val="24"/>
          <w:szCs w:val="24"/>
        </w:rPr>
        <w:fldChar w:fldCharType="end"/>
      </w:r>
      <w:r w:rsidR="003651B9">
        <w:rPr>
          <w:rFonts w:ascii="Times New Roman" w:eastAsia="宋体" w:hAnsi="Times New Roman" w:cs="Times New Roman"/>
          <w:kern w:val="0"/>
          <w:sz w:val="24"/>
          <w:szCs w:val="24"/>
        </w:rPr>
        <w:t>提出一种改进离散粒子群算法，建立了</w:t>
      </w:r>
      <w:r w:rsidR="003651B9">
        <w:rPr>
          <w:rFonts w:ascii="Times New Roman" w:eastAsia="宋体" w:hAnsi="Times New Roman" w:cs="Times New Roman" w:hint="eastAsia"/>
          <w:kern w:val="0"/>
          <w:sz w:val="24"/>
          <w:szCs w:val="24"/>
        </w:rPr>
        <w:t>粒子</w:t>
      </w:r>
      <w:r w:rsidR="00A40FA2" w:rsidRPr="000D5DEA">
        <w:rPr>
          <w:rFonts w:ascii="Times New Roman" w:eastAsia="宋体" w:hAnsi="Times New Roman" w:cs="Times New Roman"/>
          <w:kern w:val="0"/>
          <w:sz w:val="24"/>
          <w:szCs w:val="24"/>
        </w:rPr>
        <w:t>与实际问题间的映射，设计了基于移位运算的粒子更新方式，并利用粒子多样性评估粒子的进化能力，通过重构策略改善粒子的搜索能力。</w:t>
      </w:r>
    </w:p>
    <w:p w14:paraId="6E21C75F" w14:textId="77777777" w:rsidR="00A40FA2" w:rsidRDefault="00A40FA2"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单一观测平台的任务规划技术已经趋向成熟，但是面对应急灾害条件下的观测任务，</w:t>
      </w:r>
      <w:r w:rsidR="0052764F" w:rsidRPr="000D5DEA">
        <w:rPr>
          <w:rFonts w:ascii="Times New Roman" w:eastAsia="宋体" w:hAnsi="Times New Roman" w:cs="Times New Roman"/>
          <w:kern w:val="0"/>
          <w:sz w:val="24"/>
          <w:szCs w:val="24"/>
        </w:rPr>
        <w:t>如灾害监测、反恐维稳、群体事件、战场监测，</w:t>
      </w:r>
      <w:r w:rsidRPr="000D5DEA">
        <w:rPr>
          <w:rFonts w:ascii="Times New Roman" w:eastAsia="宋体" w:hAnsi="Times New Roman" w:cs="Times New Roman"/>
          <w:kern w:val="0"/>
          <w:sz w:val="24"/>
          <w:szCs w:val="24"/>
        </w:rPr>
        <w:t>需要观测资源从多维度、多时空、多层次</w:t>
      </w:r>
      <w:r w:rsidR="0052764F" w:rsidRPr="000D5DEA">
        <w:rPr>
          <w:rFonts w:ascii="Times New Roman" w:eastAsia="宋体" w:hAnsi="Times New Roman" w:cs="Times New Roman"/>
          <w:kern w:val="0"/>
          <w:sz w:val="24"/>
          <w:szCs w:val="24"/>
        </w:rPr>
        <w:t>的角度采集任务数据，单一的观测平台并不能满足需求，因此需要多平台多类型传感器互补提升对地观测的能力。</w:t>
      </w:r>
      <w:r w:rsidR="004213AB" w:rsidRPr="000D5DEA">
        <w:rPr>
          <w:rFonts w:ascii="Times New Roman" w:eastAsia="宋体" w:hAnsi="Times New Roman" w:cs="Times New Roman"/>
          <w:kern w:val="0"/>
          <w:sz w:val="24"/>
          <w:szCs w:val="24"/>
        </w:rPr>
        <w:t>国防科学技术大学白国庆博士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NE.Ref.{CD807ADB-C552-4EB0-B62A-F7E5B40A7376}</w:instrText>
      </w:r>
      <w:r w:rsidR="00F51840">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[6]</w:t>
      </w:r>
      <w:r w:rsidR="00F51840">
        <w:rPr>
          <w:rFonts w:ascii="Times New Roman" w:eastAsia="宋体" w:hAnsi="Times New Roman" w:cs="Times New Roman"/>
          <w:kern w:val="0"/>
          <w:sz w:val="24"/>
          <w:szCs w:val="24"/>
        </w:rPr>
        <w:fldChar w:fldCharType="end"/>
      </w:r>
      <w:r w:rsidR="004213AB" w:rsidRPr="000D5DEA">
        <w:rPr>
          <w:rFonts w:ascii="Times New Roman" w:eastAsia="宋体" w:hAnsi="Times New Roman" w:cs="Times New Roman"/>
          <w:kern w:val="0"/>
          <w:sz w:val="24"/>
          <w:szCs w:val="24"/>
        </w:rPr>
        <w:t>提出了多平台协同进化调度算法（</w:t>
      </w:r>
      <w:r w:rsidR="004213AB" w:rsidRPr="000D5DEA">
        <w:rPr>
          <w:rFonts w:ascii="Times New Roman" w:eastAsia="宋体" w:hAnsi="Times New Roman" w:cs="Times New Roman"/>
          <w:kern w:val="0"/>
          <w:sz w:val="24"/>
          <w:szCs w:val="24"/>
        </w:rPr>
        <w:t>MPCCPSA</w:t>
      </w:r>
      <w:r w:rsidR="004213AB" w:rsidRPr="000D5DEA">
        <w:rPr>
          <w:rFonts w:ascii="Times New Roman" w:eastAsia="宋体" w:hAnsi="Times New Roman" w:cs="Times New Roman"/>
          <w:kern w:val="0"/>
          <w:sz w:val="24"/>
          <w:szCs w:val="24"/>
        </w:rPr>
        <w:t>），采用分治</w:t>
      </w:r>
      <w:r w:rsidR="004213AB" w:rsidRPr="000D5DEA">
        <w:rPr>
          <w:rFonts w:ascii="Times New Roman" w:eastAsia="宋体" w:hAnsi="Times New Roman" w:cs="Times New Roman"/>
          <w:kern w:val="0"/>
          <w:sz w:val="24"/>
          <w:szCs w:val="24"/>
        </w:rPr>
        <w:t>-</w:t>
      </w:r>
      <w:r w:rsidR="004213AB" w:rsidRPr="000D5DEA">
        <w:rPr>
          <w:rFonts w:ascii="Times New Roman" w:eastAsia="宋体" w:hAnsi="Times New Roman" w:cs="Times New Roman"/>
          <w:kern w:val="0"/>
          <w:sz w:val="24"/>
          <w:szCs w:val="24"/>
        </w:rPr>
        <w:t>合作策略将任务分解分配到各平台</w:t>
      </w:r>
      <w:r w:rsidR="00F467BF" w:rsidRPr="000D5DEA">
        <w:rPr>
          <w:rFonts w:ascii="Times New Roman" w:eastAsia="宋体" w:hAnsi="Times New Roman" w:cs="Times New Roman"/>
          <w:kern w:val="0"/>
          <w:sz w:val="24"/>
          <w:szCs w:val="24"/>
        </w:rPr>
        <w:t>。</w:t>
      </w:r>
      <w:r w:rsidR="00F467BF" w:rsidRPr="000D5DEA">
        <w:rPr>
          <w:rFonts w:ascii="Times New Roman" w:eastAsia="宋体" w:hAnsi="Times New Roman" w:cs="Times New Roman"/>
          <w:kern w:val="0"/>
          <w:sz w:val="24"/>
          <w:szCs w:val="24"/>
        </w:rPr>
        <w:t>MPCCPSA</w:t>
      </w:r>
      <w:r w:rsidR="00F467BF" w:rsidRPr="000D5DEA">
        <w:rPr>
          <w:rFonts w:ascii="Times New Roman" w:eastAsia="宋体" w:hAnsi="Times New Roman" w:cs="Times New Roman"/>
          <w:kern w:val="0"/>
          <w:sz w:val="24"/>
          <w:szCs w:val="24"/>
        </w:rPr>
        <w:t>采用的是分层式协同进化框架，</w:t>
      </w:r>
      <w:r w:rsidR="000E6B35">
        <w:rPr>
          <w:rFonts w:ascii="Times New Roman" w:eastAsia="宋体" w:hAnsi="Times New Roman" w:cs="Times New Roman" w:hint="eastAsia"/>
          <w:kern w:val="0"/>
          <w:sz w:val="24"/>
          <w:szCs w:val="24"/>
        </w:rPr>
        <w:t>但是</w:t>
      </w:r>
      <w:r w:rsidR="00F467BF" w:rsidRPr="000D5DEA">
        <w:rPr>
          <w:rFonts w:ascii="Times New Roman" w:eastAsia="宋体" w:hAnsi="Times New Roman" w:cs="Times New Roman"/>
          <w:kern w:val="0"/>
          <w:sz w:val="24"/>
          <w:szCs w:val="24"/>
        </w:rPr>
        <w:t>对于多个同类型观测资源没有进行统一管理</w:t>
      </w:r>
      <w:r w:rsidR="000E6B35">
        <w:rPr>
          <w:rFonts w:ascii="Times New Roman" w:eastAsia="宋体" w:hAnsi="Times New Roman" w:cs="Times New Roman"/>
          <w:kern w:val="0"/>
          <w:sz w:val="24"/>
          <w:szCs w:val="24"/>
        </w:rPr>
        <w:t>，当</w:t>
      </w:r>
      <w:r w:rsidR="00305557" w:rsidRPr="000D5DEA">
        <w:rPr>
          <w:rFonts w:ascii="Times New Roman" w:eastAsia="宋体" w:hAnsi="Times New Roman" w:cs="Times New Roman"/>
          <w:kern w:val="0"/>
          <w:sz w:val="24"/>
          <w:szCs w:val="24"/>
        </w:rPr>
        <w:t>观测资源</w:t>
      </w:r>
      <w:r w:rsidR="00F467BF" w:rsidRPr="000D5DEA">
        <w:rPr>
          <w:rFonts w:ascii="Times New Roman" w:eastAsia="宋体" w:hAnsi="Times New Roman" w:cs="Times New Roman"/>
          <w:kern w:val="0"/>
          <w:sz w:val="24"/>
          <w:szCs w:val="24"/>
        </w:rPr>
        <w:t>规模扩大时</w:t>
      </w:r>
      <w:r w:rsidR="00305557" w:rsidRPr="000D5DEA">
        <w:rPr>
          <w:rFonts w:ascii="Times New Roman" w:eastAsia="宋体" w:hAnsi="Times New Roman" w:cs="Times New Roman"/>
          <w:kern w:val="0"/>
          <w:sz w:val="24"/>
          <w:szCs w:val="24"/>
        </w:rPr>
        <w:t>，不便于管理，</w:t>
      </w:r>
      <w:r w:rsidR="007A37C2" w:rsidRPr="000D5DEA">
        <w:rPr>
          <w:rFonts w:ascii="Times New Roman" w:eastAsia="宋体" w:hAnsi="Times New Roman" w:cs="Times New Roman"/>
          <w:kern w:val="0"/>
          <w:sz w:val="24"/>
          <w:szCs w:val="24"/>
        </w:rPr>
        <w:t>可扩展性差</w:t>
      </w:r>
      <w:r w:rsidR="00F467BF" w:rsidRPr="000D5DEA">
        <w:rPr>
          <w:rFonts w:ascii="Times New Roman" w:eastAsia="宋体" w:hAnsi="Times New Roman" w:cs="Times New Roman"/>
          <w:kern w:val="0"/>
          <w:sz w:val="24"/>
          <w:szCs w:val="24"/>
        </w:rPr>
        <w:t>。</w:t>
      </w:r>
      <w:r w:rsidR="00305557" w:rsidRPr="000D5DEA">
        <w:rPr>
          <w:rFonts w:ascii="Times New Roman" w:eastAsia="宋体" w:hAnsi="Times New Roman" w:cs="Times New Roman"/>
          <w:kern w:val="0"/>
          <w:sz w:val="24"/>
          <w:szCs w:val="24"/>
        </w:rPr>
        <w:t>Herold</w:t>
      </w:r>
      <w:r w:rsidR="007A4C3A">
        <w:rPr>
          <w:rFonts w:ascii="Times New Roman" w:eastAsia="宋体" w:hAnsi="Times New Roman" w:cs="Times New Roman"/>
          <w:kern w:val="0"/>
          <w:sz w:val="24"/>
          <w:szCs w:val="24"/>
        </w:rPr>
        <w:fldChar w:fldCharType="begin"/>
      </w:r>
      <w:r w:rsidR="007A4C3A">
        <w:rPr>
          <w:rFonts w:ascii="Times New Roman" w:eastAsia="宋体" w:hAnsi="Times New Roman" w:cs="Times New Roman"/>
          <w:kern w:val="0"/>
          <w:sz w:val="24"/>
          <w:szCs w:val="24"/>
        </w:rPr>
        <w:instrText xml:space="preserve"> ADDIN NE.Ref.{1F1BC15B-80E3-4E28-9486-B944EC333FA7}</w:instrText>
      </w:r>
      <w:r w:rsidR="007A4C3A">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[7]</w:t>
      </w:r>
      <w:r w:rsidR="007A4C3A">
        <w:rPr>
          <w:rFonts w:ascii="Times New Roman" w:eastAsia="宋体" w:hAnsi="Times New Roman" w:cs="Times New Roman"/>
          <w:kern w:val="0"/>
          <w:sz w:val="24"/>
          <w:szCs w:val="24"/>
        </w:rPr>
        <w:fldChar w:fldCharType="end"/>
      </w:r>
      <w:r w:rsidR="00305557" w:rsidRPr="000D5DEA">
        <w:rPr>
          <w:rFonts w:ascii="Times New Roman" w:eastAsia="宋体" w:hAnsi="Times New Roman" w:cs="Times New Roman"/>
          <w:kern w:val="0"/>
          <w:sz w:val="24"/>
          <w:szCs w:val="24"/>
        </w:rPr>
        <w:t>采取分层式框架，将协同问题转化为子规划中心间的任务分配问题</w:t>
      </w:r>
      <w:r w:rsidR="003E27C9" w:rsidRPr="000D5DEA">
        <w:rPr>
          <w:rFonts w:ascii="Times New Roman" w:eastAsia="宋体" w:hAnsi="Times New Roman" w:cs="Times New Roman"/>
          <w:kern w:val="0"/>
          <w:sz w:val="24"/>
          <w:szCs w:val="24"/>
        </w:rPr>
        <w:t>，并对分配到子规划中心的任务采用线性规划的方法求解。然而多星调度问题和多</w:t>
      </w:r>
      <w:r w:rsidR="003E27C9" w:rsidRPr="000D5DEA">
        <w:rPr>
          <w:rFonts w:ascii="Times New Roman" w:eastAsia="宋体" w:hAnsi="Times New Roman" w:cs="Times New Roman"/>
          <w:kern w:val="0"/>
          <w:sz w:val="24"/>
          <w:szCs w:val="24"/>
        </w:rPr>
        <w:t>UAV</w:t>
      </w:r>
      <w:r w:rsidR="003E27C9" w:rsidRPr="000D5DEA">
        <w:rPr>
          <w:rFonts w:ascii="Times New Roman" w:eastAsia="宋体" w:hAnsi="Times New Roman" w:cs="Times New Roman"/>
          <w:kern w:val="0"/>
          <w:sz w:val="24"/>
          <w:szCs w:val="24"/>
        </w:rPr>
        <w:t>协同任务规划问题属于</w:t>
      </w:r>
      <w:r w:rsidR="003E27C9" w:rsidRPr="000D5DEA">
        <w:rPr>
          <w:rFonts w:ascii="Times New Roman" w:eastAsia="宋体" w:hAnsi="Times New Roman" w:cs="Times New Roman"/>
          <w:kern w:val="0"/>
          <w:sz w:val="24"/>
          <w:szCs w:val="24"/>
        </w:rPr>
        <w:t>NP-hard</w:t>
      </w:r>
      <w:r w:rsidR="003E27C9" w:rsidRPr="000D5DEA">
        <w:rPr>
          <w:rFonts w:ascii="Times New Roman" w:eastAsia="宋体" w:hAnsi="Times New Roman" w:cs="Times New Roman"/>
          <w:kern w:val="0"/>
          <w:sz w:val="24"/>
          <w:szCs w:val="24"/>
        </w:rPr>
        <w:t>问题</w:t>
      </w:r>
      <w:r w:rsidR="00A258E3" w:rsidRPr="000D5DEA">
        <w:rPr>
          <w:rFonts w:ascii="Times New Roman" w:eastAsia="宋体" w:hAnsi="Times New Roman" w:cs="Times New Roman"/>
          <w:kern w:val="0"/>
          <w:sz w:val="24"/>
          <w:szCs w:val="24"/>
        </w:rPr>
        <w:t>，因此现实情况下</w:t>
      </w:r>
      <w:r w:rsidR="003E27C9" w:rsidRPr="000D5DEA">
        <w:rPr>
          <w:rFonts w:ascii="Times New Roman" w:eastAsia="宋体" w:hAnsi="Times New Roman" w:cs="Times New Roman"/>
          <w:kern w:val="0"/>
          <w:sz w:val="24"/>
          <w:szCs w:val="24"/>
        </w:rPr>
        <w:t>，线性规划方法并不适用。国防科大余婧</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NE.Ref.{3CF22912-9B83-4D92-B92D-1FED5C162BFE}</w:instrText>
      </w:r>
      <w:r w:rsidR="00757E1F">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[8]</w:t>
      </w:r>
      <w:r w:rsidR="00757E1F">
        <w:rPr>
          <w:rFonts w:ascii="Times New Roman" w:eastAsia="宋体" w:hAnsi="Times New Roman" w:cs="Times New Roman"/>
          <w:kern w:val="0"/>
          <w:sz w:val="24"/>
          <w:szCs w:val="24"/>
        </w:rPr>
        <w:fldChar w:fldCharType="end"/>
      </w:r>
      <w:r w:rsidR="003E27C9" w:rsidRPr="000D5DEA">
        <w:rPr>
          <w:rFonts w:ascii="Times New Roman" w:eastAsia="宋体" w:hAnsi="Times New Roman" w:cs="Times New Roman"/>
          <w:kern w:val="0"/>
          <w:sz w:val="24"/>
          <w:szCs w:val="24"/>
        </w:rPr>
        <w:t>在她的硕士论文中，</w:t>
      </w:r>
      <w:r w:rsidR="00A258E3" w:rsidRPr="000D5DEA">
        <w:rPr>
          <w:rFonts w:ascii="Times New Roman" w:eastAsia="宋体" w:hAnsi="Times New Roman" w:cs="Times New Roman"/>
          <w:kern w:val="0"/>
          <w:sz w:val="24"/>
          <w:szCs w:val="24"/>
        </w:rPr>
        <w:t>设计了</w:t>
      </w:r>
      <w:r w:rsidR="004E6A11" w:rsidRPr="000D5DEA">
        <w:rPr>
          <w:rFonts w:ascii="Times New Roman" w:eastAsia="宋体" w:hAnsi="Times New Roman" w:cs="Times New Roman"/>
          <w:kern w:val="0"/>
          <w:sz w:val="24"/>
          <w:szCs w:val="24"/>
        </w:rPr>
        <w:t>空天</w:t>
      </w:r>
      <w:r w:rsidR="003E27C9" w:rsidRPr="000D5DEA">
        <w:rPr>
          <w:rFonts w:ascii="Times New Roman" w:eastAsia="宋体" w:hAnsi="Times New Roman" w:cs="Times New Roman"/>
          <w:kern w:val="0"/>
          <w:sz w:val="24"/>
          <w:szCs w:val="24"/>
        </w:rPr>
        <w:t>对地协同任务规划框架，</w:t>
      </w:r>
      <w:r w:rsidR="000E6B35">
        <w:rPr>
          <w:rFonts w:ascii="Times New Roman" w:eastAsia="宋体" w:hAnsi="Times New Roman" w:cs="Times New Roman"/>
          <w:kern w:val="0"/>
          <w:sz w:val="24"/>
          <w:szCs w:val="24"/>
        </w:rPr>
        <w:lastRenderedPageBreak/>
        <w:t>空天对地观测资源</w:t>
      </w:r>
      <w:r w:rsidR="000E6B35">
        <w:rPr>
          <w:rFonts w:ascii="Times New Roman" w:eastAsia="宋体" w:hAnsi="Times New Roman" w:cs="Times New Roman" w:hint="eastAsia"/>
          <w:kern w:val="0"/>
          <w:sz w:val="24"/>
          <w:szCs w:val="24"/>
        </w:rPr>
        <w:t>只包括</w:t>
      </w:r>
      <w:r w:rsidR="004E6A11" w:rsidRPr="000D5DEA">
        <w:rPr>
          <w:rFonts w:ascii="Times New Roman" w:eastAsia="宋体" w:hAnsi="Times New Roman" w:cs="Times New Roman"/>
          <w:kern w:val="0"/>
          <w:sz w:val="24"/>
          <w:szCs w:val="24"/>
        </w:rPr>
        <w:t>卫星和飞艇，针对飞艇调度提出了基于局部重调度策略和迭代插入替换策略的任务重调度算法，对协同任务分配，采用</w:t>
      </w:r>
      <w:r w:rsidR="003E27C9" w:rsidRPr="000D5DEA">
        <w:rPr>
          <w:rFonts w:ascii="Times New Roman" w:eastAsia="宋体" w:hAnsi="Times New Roman" w:cs="Times New Roman"/>
          <w:kern w:val="0"/>
          <w:sz w:val="24"/>
          <w:szCs w:val="24"/>
        </w:rPr>
        <w:t>合同网的思想，针对具体任务的具体需求提出了与之适应的任务协同分配机制。</w:t>
      </w:r>
      <w:r w:rsidR="007F697E" w:rsidRPr="000D5DEA">
        <w:rPr>
          <w:rFonts w:ascii="Times New Roman" w:eastAsia="宋体" w:hAnsi="Times New Roman" w:cs="Times New Roman"/>
          <w:kern w:val="0"/>
          <w:sz w:val="24"/>
          <w:szCs w:val="24"/>
        </w:rPr>
        <w:t>针对多阶段任务，国防科大李军博士</w:t>
      </w:r>
      <w:r w:rsidR="007A4C3A">
        <w:rPr>
          <w:rFonts w:ascii="Times New Roman" w:eastAsia="宋体" w:hAnsi="Times New Roman" w:cs="Times New Roman"/>
          <w:kern w:val="0"/>
          <w:sz w:val="24"/>
          <w:szCs w:val="24"/>
        </w:rPr>
        <w:fldChar w:fldCharType="begin"/>
      </w:r>
      <w:r w:rsidR="007A4C3A">
        <w:rPr>
          <w:rFonts w:ascii="Times New Roman" w:eastAsia="宋体" w:hAnsi="Times New Roman" w:cs="Times New Roman"/>
          <w:kern w:val="0"/>
          <w:sz w:val="24"/>
          <w:szCs w:val="24"/>
        </w:rPr>
        <w:instrText xml:space="preserve"> ADDIN NE.Ref.{3BFD901F-F5A6-4EBA-AC25-661611489097}</w:instrText>
      </w:r>
      <w:r w:rsidR="007A4C3A">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[9]</w:t>
      </w:r>
      <w:r w:rsidR="007A4C3A">
        <w:rPr>
          <w:rFonts w:ascii="Times New Roman" w:eastAsia="宋体" w:hAnsi="Times New Roman" w:cs="Times New Roman"/>
          <w:kern w:val="0"/>
          <w:sz w:val="24"/>
          <w:szCs w:val="24"/>
        </w:rPr>
        <w:fldChar w:fldCharType="end"/>
      </w:r>
      <w:r w:rsidR="003E27C9" w:rsidRPr="000D5DEA">
        <w:rPr>
          <w:rFonts w:ascii="Times New Roman" w:eastAsia="宋体" w:hAnsi="Times New Roman" w:cs="Times New Roman"/>
          <w:kern w:val="0"/>
          <w:sz w:val="24"/>
          <w:szCs w:val="24"/>
        </w:rPr>
        <w:t>提出了基于市场模型的异构</w:t>
      </w:r>
      <w:r w:rsidR="003E27C9" w:rsidRPr="000D5DEA">
        <w:rPr>
          <w:rFonts w:ascii="Times New Roman" w:eastAsia="宋体" w:hAnsi="Times New Roman" w:cs="Times New Roman"/>
          <w:kern w:val="0"/>
          <w:sz w:val="24"/>
          <w:szCs w:val="24"/>
        </w:rPr>
        <w:t>MAS</w:t>
      </w:r>
      <w:r w:rsidR="003E27C9" w:rsidRPr="000D5DEA">
        <w:rPr>
          <w:rFonts w:ascii="Times New Roman" w:eastAsia="宋体" w:hAnsi="Times New Roman" w:cs="Times New Roman"/>
          <w:kern w:val="0"/>
          <w:sz w:val="24"/>
          <w:szCs w:val="24"/>
        </w:rPr>
        <w:t>（</w:t>
      </w:r>
      <w:r w:rsidR="00246A7C">
        <w:rPr>
          <w:rFonts w:ascii="Times New Roman" w:eastAsia="宋体" w:hAnsi="Times New Roman" w:cs="Times New Roman"/>
          <w:kern w:val="0"/>
          <w:sz w:val="24"/>
          <w:szCs w:val="24"/>
        </w:rPr>
        <w:t>Mul</w:t>
      </w:r>
      <w:r w:rsidR="003E27C9" w:rsidRPr="000D5DEA">
        <w:rPr>
          <w:rFonts w:ascii="Times New Roman" w:eastAsia="宋体" w:hAnsi="Times New Roman" w:cs="Times New Roman"/>
          <w:kern w:val="0"/>
          <w:sz w:val="24"/>
          <w:szCs w:val="24"/>
        </w:rPr>
        <w:t>ti-Agent System</w:t>
      </w:r>
      <w:r w:rsidR="003E27C9" w:rsidRPr="000D5DEA">
        <w:rPr>
          <w:rFonts w:ascii="Times New Roman" w:eastAsia="宋体" w:hAnsi="Times New Roman" w:cs="Times New Roman"/>
          <w:kern w:val="0"/>
          <w:sz w:val="24"/>
          <w:szCs w:val="24"/>
        </w:rPr>
        <w:t>）多阶段协同任务规划算法</w:t>
      </w:r>
      <w:r w:rsidR="007F697E" w:rsidRPr="000D5DEA">
        <w:rPr>
          <w:rFonts w:ascii="Times New Roman" w:eastAsia="宋体" w:hAnsi="Times New Roman" w:cs="Times New Roman"/>
          <w:kern w:val="0"/>
          <w:sz w:val="24"/>
          <w:szCs w:val="24"/>
        </w:rPr>
        <w:t>和自适应</w:t>
      </w:r>
      <w:r w:rsidR="007F697E" w:rsidRPr="000D5DEA">
        <w:rPr>
          <w:rFonts w:ascii="Times New Roman" w:eastAsia="宋体" w:hAnsi="Times New Roman" w:cs="Times New Roman"/>
          <w:kern w:val="0"/>
          <w:sz w:val="24"/>
          <w:szCs w:val="24"/>
        </w:rPr>
        <w:t>“</w:t>
      </w:r>
      <w:r w:rsidR="007F697E" w:rsidRPr="000D5DEA">
        <w:rPr>
          <w:rFonts w:ascii="Times New Roman" w:eastAsia="宋体" w:hAnsi="Times New Roman" w:cs="Times New Roman"/>
          <w:kern w:val="0"/>
          <w:sz w:val="24"/>
          <w:szCs w:val="24"/>
        </w:rPr>
        <w:t>超级步</w:t>
      </w:r>
      <w:r w:rsidR="007F697E" w:rsidRPr="000D5DEA">
        <w:rPr>
          <w:rFonts w:ascii="Times New Roman" w:eastAsia="宋体" w:hAnsi="Times New Roman" w:cs="Times New Roman"/>
          <w:kern w:val="0"/>
          <w:sz w:val="24"/>
          <w:szCs w:val="24"/>
        </w:rPr>
        <w:t>”</w:t>
      </w:r>
      <w:r w:rsidR="007F697E" w:rsidRPr="000D5DEA">
        <w:rPr>
          <w:rFonts w:ascii="Times New Roman" w:eastAsia="宋体" w:hAnsi="Times New Roman" w:cs="Times New Roman"/>
          <w:kern w:val="0"/>
          <w:sz w:val="24"/>
          <w:szCs w:val="24"/>
        </w:rPr>
        <w:t>的资源</w:t>
      </w:r>
      <w:r w:rsidR="007F697E" w:rsidRPr="000D5DEA">
        <w:rPr>
          <w:rFonts w:ascii="Times New Roman" w:eastAsia="宋体" w:hAnsi="Times New Roman" w:cs="Times New Roman"/>
          <w:kern w:val="0"/>
          <w:sz w:val="24"/>
          <w:szCs w:val="24"/>
        </w:rPr>
        <w:t>Agent</w:t>
      </w:r>
      <w:r w:rsidR="007F697E" w:rsidRPr="000D5DEA">
        <w:rPr>
          <w:rFonts w:ascii="Times New Roman" w:eastAsia="宋体" w:hAnsi="Times New Roman" w:cs="Times New Roman"/>
          <w:kern w:val="0"/>
          <w:sz w:val="24"/>
          <w:szCs w:val="24"/>
        </w:rPr>
        <w:t>协同任务规划算法</w:t>
      </w:r>
      <w:r w:rsidR="007A37C2" w:rsidRPr="000D5DEA">
        <w:rPr>
          <w:rFonts w:ascii="Times New Roman" w:eastAsia="宋体" w:hAnsi="Times New Roman" w:cs="Times New Roman"/>
          <w:kern w:val="0"/>
          <w:sz w:val="24"/>
          <w:szCs w:val="24"/>
        </w:rPr>
        <w:t>，基于</w:t>
      </w:r>
      <w:r w:rsidR="007A37C2" w:rsidRPr="000D5DEA">
        <w:rPr>
          <w:rFonts w:ascii="Times New Roman" w:eastAsia="宋体" w:hAnsi="Times New Roman" w:cs="Times New Roman"/>
          <w:kern w:val="0"/>
          <w:sz w:val="24"/>
          <w:szCs w:val="24"/>
        </w:rPr>
        <w:t>MAS</w:t>
      </w:r>
      <w:r w:rsidR="007A37C2" w:rsidRPr="000D5DEA">
        <w:rPr>
          <w:rFonts w:ascii="Times New Roman" w:eastAsia="宋体" w:hAnsi="Times New Roman" w:cs="Times New Roman"/>
          <w:kern w:val="0"/>
          <w:sz w:val="24"/>
          <w:szCs w:val="24"/>
        </w:rPr>
        <w:t>方法虽然不能保证得到全局最优解，但是具有系统鲁棒性和扩展性强的优点</w:t>
      </w:r>
      <w:r w:rsidR="007F697E" w:rsidRPr="000D5DEA">
        <w:rPr>
          <w:rFonts w:ascii="Times New Roman" w:eastAsia="宋体" w:hAnsi="Times New Roman" w:cs="Times New Roman"/>
          <w:kern w:val="0"/>
          <w:sz w:val="24"/>
          <w:szCs w:val="24"/>
        </w:rPr>
        <w:t>。针对海上移动目标，国防科大梁星星</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NE.Ref.{6FB3C196-206C-41E3-AFD8-2D0204363CAB}</w:instrText>
      </w:r>
      <w:r w:rsidR="00757E1F">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[10]</w:t>
      </w:r>
      <w:r w:rsidR="00757E1F">
        <w:rPr>
          <w:rFonts w:ascii="Times New Roman" w:eastAsia="宋体" w:hAnsi="Times New Roman" w:cs="Times New Roman"/>
          <w:kern w:val="0"/>
          <w:sz w:val="24"/>
          <w:szCs w:val="24"/>
        </w:rPr>
        <w:fldChar w:fldCharType="end"/>
      </w:r>
      <w:r w:rsidR="007F697E" w:rsidRPr="000D5DEA">
        <w:rPr>
          <w:rFonts w:ascii="Times New Roman" w:eastAsia="宋体" w:hAnsi="Times New Roman" w:cs="Times New Roman"/>
          <w:kern w:val="0"/>
          <w:sz w:val="24"/>
          <w:szCs w:val="24"/>
        </w:rPr>
        <w:t>在他的硕士论文中，提出了移动目标的跟踪策略，以及基于卫星观测信息以及</w:t>
      </w:r>
      <w:r w:rsidR="007F697E" w:rsidRPr="000D5DEA">
        <w:rPr>
          <w:rFonts w:ascii="Times New Roman" w:eastAsia="宋体" w:hAnsi="Times New Roman" w:cs="Times New Roman"/>
          <w:kern w:val="0"/>
          <w:sz w:val="24"/>
          <w:szCs w:val="24"/>
        </w:rPr>
        <w:t>UAV</w:t>
      </w:r>
      <w:r w:rsidR="007F697E" w:rsidRPr="000D5DEA">
        <w:rPr>
          <w:rFonts w:ascii="Times New Roman" w:eastAsia="宋体" w:hAnsi="Times New Roman" w:cs="Times New Roman"/>
          <w:kern w:val="0"/>
          <w:sz w:val="24"/>
          <w:szCs w:val="24"/>
        </w:rPr>
        <w:t>能力约束的目标分组方法，</w:t>
      </w:r>
      <w:r w:rsidR="007A37C2" w:rsidRPr="000D5DEA">
        <w:rPr>
          <w:rFonts w:ascii="Times New Roman" w:eastAsia="宋体" w:hAnsi="Times New Roman" w:cs="Times New Roman"/>
          <w:kern w:val="0"/>
          <w:sz w:val="24"/>
          <w:szCs w:val="24"/>
        </w:rPr>
        <w:t>将任务分组后直接分配给观测资源</w:t>
      </w:r>
      <w:r w:rsidR="007A37C2" w:rsidRPr="000D5DEA">
        <w:rPr>
          <w:rFonts w:ascii="Times New Roman" w:eastAsia="宋体" w:hAnsi="Times New Roman" w:cs="Times New Roman"/>
          <w:kern w:val="0"/>
          <w:sz w:val="24"/>
          <w:szCs w:val="24"/>
        </w:rPr>
        <w:t>Agent</w:t>
      </w:r>
      <w:r w:rsidR="00A258E3" w:rsidRPr="000D5DEA">
        <w:rPr>
          <w:rFonts w:ascii="Times New Roman" w:eastAsia="宋体" w:hAnsi="Times New Roman" w:cs="Times New Roman"/>
          <w:kern w:val="0"/>
          <w:sz w:val="24"/>
          <w:szCs w:val="24"/>
        </w:rPr>
        <w:t>去执行。该方法可以得到较好的局部最优解，却不能得到全局最优解</w:t>
      </w:r>
      <w:r w:rsidR="007A37C2" w:rsidRPr="000D5DEA">
        <w:rPr>
          <w:rFonts w:ascii="Times New Roman" w:eastAsia="宋体" w:hAnsi="Times New Roman" w:cs="Times New Roman"/>
          <w:kern w:val="0"/>
          <w:sz w:val="24"/>
          <w:szCs w:val="24"/>
        </w:rPr>
        <w:t>。</w:t>
      </w:r>
      <w:r w:rsidR="00364C8D" w:rsidRPr="000D5DEA">
        <w:rPr>
          <w:rFonts w:ascii="Times New Roman" w:eastAsia="宋体" w:hAnsi="Times New Roman" w:cs="Times New Roman"/>
          <w:kern w:val="0"/>
          <w:sz w:val="24"/>
          <w:szCs w:val="24"/>
        </w:rPr>
        <w:t>针对点状目标，中南大学伍国华教授</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NE.Ref.{F341563A-B51C-4932-96CB-C04069B81372}</w:instrText>
      </w:r>
      <w:r w:rsidR="00757E1F">
        <w:rPr>
          <w:rFonts w:ascii="Times New Roman" w:eastAsia="宋体" w:hAnsi="Times New Roman" w:cs="Times New Roman"/>
          <w:kern w:val="0"/>
          <w:sz w:val="24"/>
          <w:szCs w:val="24"/>
        </w:rPr>
        <w:fldChar w:fldCharType="separate"/>
      </w:r>
      <w:r w:rsidR="007A4C3A">
        <w:rPr>
          <w:rFonts w:ascii="Times New Roman" w:hAnsi="Times New Roman" w:cs="Times New Roman"/>
          <w:color w:val="080000"/>
          <w:kern w:val="0"/>
          <w:sz w:val="24"/>
          <w:szCs w:val="24"/>
          <w:vertAlign w:val="superscript"/>
        </w:rPr>
        <w:t>[11]</w:t>
      </w:r>
      <w:r w:rsidR="00757E1F">
        <w:rPr>
          <w:rFonts w:ascii="Times New Roman" w:eastAsia="宋体" w:hAnsi="Times New Roman" w:cs="Times New Roman"/>
          <w:kern w:val="0"/>
          <w:sz w:val="24"/>
          <w:szCs w:val="24"/>
        </w:rPr>
        <w:fldChar w:fldCharType="end"/>
      </w:r>
      <w:r w:rsidR="00364C8D" w:rsidRPr="000D5DEA">
        <w:rPr>
          <w:rFonts w:ascii="Times New Roman" w:eastAsia="宋体" w:hAnsi="Times New Roman" w:cs="Times New Roman"/>
          <w:kern w:val="0"/>
          <w:sz w:val="24"/>
          <w:szCs w:val="24"/>
        </w:rPr>
        <w:t>提出了一种基于多</w:t>
      </w:r>
      <w:r w:rsidR="00364C8D" w:rsidRPr="000D5DEA">
        <w:rPr>
          <w:rFonts w:ascii="Times New Roman" w:eastAsia="宋体" w:hAnsi="Times New Roman" w:cs="Times New Roman"/>
          <w:kern w:val="0"/>
          <w:sz w:val="24"/>
          <w:szCs w:val="24"/>
        </w:rPr>
        <w:t>Agent</w:t>
      </w:r>
      <w:r w:rsidR="00364C8D" w:rsidRPr="000D5DEA">
        <w:rPr>
          <w:rFonts w:ascii="Times New Roman" w:eastAsia="宋体" w:hAnsi="Times New Roman" w:cs="Times New Roman"/>
          <w:kern w:val="0"/>
          <w:sz w:val="24"/>
          <w:szCs w:val="24"/>
        </w:rPr>
        <w:t>的分层协同规划框架，整合卫星、</w:t>
      </w:r>
      <w:r w:rsidR="00364C8D" w:rsidRPr="000D5DEA">
        <w:rPr>
          <w:rFonts w:ascii="Times New Roman" w:eastAsia="宋体" w:hAnsi="Times New Roman" w:cs="Times New Roman"/>
          <w:kern w:val="0"/>
          <w:sz w:val="24"/>
          <w:szCs w:val="24"/>
        </w:rPr>
        <w:t>UAV</w:t>
      </w:r>
      <w:r w:rsidR="00364C8D" w:rsidRPr="000D5DEA">
        <w:rPr>
          <w:rFonts w:ascii="Times New Roman" w:eastAsia="宋体" w:hAnsi="Times New Roman" w:cs="Times New Roman"/>
          <w:kern w:val="0"/>
          <w:sz w:val="24"/>
          <w:szCs w:val="24"/>
        </w:rPr>
        <w:t>及飞艇构成一个分布式和松耦合的对地观测系统，这个系统具有良好的可扩展性以及容错性，并且在协同层，具有整个系统的全局视图，有助于将观测任务合理地分配给不同的子规划中心</w:t>
      </w:r>
      <w:r w:rsidR="000D5DEA" w:rsidRPr="000D5DEA">
        <w:rPr>
          <w:rFonts w:ascii="Times New Roman" w:eastAsia="宋体" w:hAnsi="Times New Roman" w:cs="Times New Roman"/>
          <w:kern w:val="0"/>
          <w:sz w:val="24"/>
          <w:szCs w:val="24"/>
        </w:rPr>
        <w:t>，但是在任务分配机制和任务分配方案的更新机制方案没有进行深入研究。</w:t>
      </w:r>
    </w:p>
    <w:p w14:paraId="20EA69E5" w14:textId="77777777" w:rsidR="0079532A" w:rsidRPr="000D5DEA" w:rsidRDefault="0079532A" w:rsidP="007953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本文的创新点：</w:t>
      </w:r>
    </w:p>
    <w:p w14:paraId="5BED3CB3" w14:textId="77777777" w:rsidR="00AE50DF" w:rsidRDefault="0079532A" w:rsidP="004908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D5DEA" w:rsidRPr="000D5DEA">
        <w:rPr>
          <w:rFonts w:ascii="Times New Roman" w:eastAsia="宋体" w:hAnsi="Times New Roman" w:cs="Times New Roman"/>
          <w:kern w:val="0"/>
          <w:sz w:val="24"/>
          <w:szCs w:val="24"/>
        </w:rPr>
        <w:t>提出了一种基于分而治之、迭代优化策略的空天资源协同任务规划方法。</w:t>
      </w:r>
      <w:r w:rsidR="00246A7C">
        <w:rPr>
          <w:rFonts w:ascii="Times New Roman" w:eastAsia="宋体" w:hAnsi="Times New Roman" w:cs="Times New Roman" w:hint="eastAsia"/>
          <w:kern w:val="0"/>
          <w:sz w:val="24"/>
          <w:szCs w:val="24"/>
        </w:rPr>
        <w:t>本文的空天资源包括卫星和</w:t>
      </w:r>
      <w:r w:rsidR="00246A7C">
        <w:rPr>
          <w:rFonts w:ascii="Times New Roman" w:eastAsia="宋体" w:hAnsi="Times New Roman" w:cs="Times New Roman" w:hint="eastAsia"/>
          <w:kern w:val="0"/>
          <w:sz w:val="24"/>
          <w:szCs w:val="24"/>
        </w:rPr>
        <w:t>U</w:t>
      </w:r>
      <w:r w:rsidR="00246A7C">
        <w:rPr>
          <w:rFonts w:ascii="Times New Roman" w:eastAsia="宋体" w:hAnsi="Times New Roman" w:cs="Times New Roman"/>
          <w:kern w:val="0"/>
          <w:sz w:val="24"/>
          <w:szCs w:val="24"/>
        </w:rPr>
        <w:t>AV</w:t>
      </w:r>
      <w:r w:rsidR="00246A7C">
        <w:rPr>
          <w:rFonts w:ascii="Times New Roman" w:eastAsia="宋体" w:hAnsi="Times New Roman" w:cs="Times New Roman" w:hint="eastAsia"/>
          <w:kern w:val="0"/>
          <w:sz w:val="24"/>
          <w:szCs w:val="24"/>
        </w:rPr>
        <w:t>，研究对象为点状目标。</w:t>
      </w:r>
      <w:r w:rsidR="009E16B3">
        <w:rPr>
          <w:rFonts w:ascii="Times New Roman" w:eastAsia="宋体" w:hAnsi="Times New Roman" w:cs="Times New Roman" w:hint="eastAsia"/>
          <w:kern w:val="0"/>
          <w:sz w:val="24"/>
          <w:szCs w:val="24"/>
        </w:rPr>
        <w:t>将</w:t>
      </w:r>
      <w:r w:rsidR="00AC0803">
        <w:rPr>
          <w:rFonts w:ascii="Times New Roman" w:eastAsia="宋体" w:hAnsi="Times New Roman" w:cs="Times New Roman" w:hint="eastAsia"/>
          <w:kern w:val="0"/>
          <w:sz w:val="24"/>
          <w:szCs w:val="24"/>
        </w:rPr>
        <w:t>多</w:t>
      </w:r>
      <w:r w:rsidR="00AC0803">
        <w:rPr>
          <w:rFonts w:ascii="Times New Roman" w:eastAsia="宋体" w:hAnsi="Times New Roman" w:cs="Times New Roman" w:hint="eastAsia"/>
          <w:kern w:val="0"/>
          <w:sz w:val="24"/>
          <w:szCs w:val="24"/>
        </w:rPr>
        <w:t>Agent</w:t>
      </w:r>
      <w:r w:rsidR="009E16B3">
        <w:rPr>
          <w:rFonts w:ascii="Times New Roman" w:eastAsia="宋体" w:hAnsi="Times New Roman" w:cs="Times New Roman" w:hint="eastAsia"/>
          <w:kern w:val="0"/>
          <w:sz w:val="24"/>
          <w:szCs w:val="24"/>
        </w:rPr>
        <w:t>协同</w:t>
      </w:r>
      <w:r w:rsidR="00AC0803">
        <w:rPr>
          <w:rFonts w:ascii="Times New Roman" w:eastAsia="宋体" w:hAnsi="Times New Roman" w:cs="Times New Roman" w:hint="eastAsia"/>
          <w:kern w:val="0"/>
          <w:sz w:val="24"/>
          <w:szCs w:val="24"/>
        </w:rPr>
        <w:t>任务规划</w:t>
      </w:r>
      <w:r w:rsidR="009E16B3">
        <w:rPr>
          <w:rFonts w:ascii="Times New Roman" w:eastAsia="宋体" w:hAnsi="Times New Roman" w:cs="Times New Roman" w:hint="eastAsia"/>
          <w:kern w:val="0"/>
          <w:sz w:val="24"/>
          <w:szCs w:val="24"/>
        </w:rPr>
        <w:t>问题转化为子规划中心间的任务分配问题，拆解空天资源协同任务规划</w:t>
      </w:r>
      <w:r w:rsidR="00A42A7B">
        <w:rPr>
          <w:rFonts w:ascii="Times New Roman" w:eastAsia="宋体" w:hAnsi="Times New Roman" w:cs="Times New Roman" w:hint="eastAsia"/>
          <w:kern w:val="0"/>
          <w:sz w:val="24"/>
          <w:szCs w:val="24"/>
        </w:rPr>
        <w:t>问题</w:t>
      </w:r>
      <w:r w:rsidR="009E16B3">
        <w:rPr>
          <w:rFonts w:ascii="Times New Roman" w:eastAsia="宋体" w:hAnsi="Times New Roman" w:cs="Times New Roman" w:hint="eastAsia"/>
          <w:kern w:val="0"/>
          <w:sz w:val="24"/>
          <w:szCs w:val="24"/>
        </w:rPr>
        <w:t>为多</w:t>
      </w:r>
      <w:r w:rsidR="009E16B3">
        <w:rPr>
          <w:rFonts w:ascii="Times New Roman" w:eastAsia="宋体" w:hAnsi="Times New Roman" w:cs="Times New Roman" w:hint="eastAsia"/>
          <w:kern w:val="0"/>
          <w:sz w:val="24"/>
          <w:szCs w:val="24"/>
        </w:rPr>
        <w:t>U</w:t>
      </w:r>
      <w:r w:rsidR="009E16B3">
        <w:rPr>
          <w:rFonts w:ascii="Times New Roman" w:eastAsia="宋体" w:hAnsi="Times New Roman" w:cs="Times New Roman"/>
          <w:kern w:val="0"/>
          <w:sz w:val="24"/>
          <w:szCs w:val="24"/>
        </w:rPr>
        <w:t>AV</w:t>
      </w:r>
      <w:r w:rsidR="009E16B3">
        <w:rPr>
          <w:rFonts w:ascii="Times New Roman" w:eastAsia="宋体" w:hAnsi="Times New Roman" w:cs="Times New Roman" w:hint="eastAsia"/>
          <w:kern w:val="0"/>
          <w:sz w:val="24"/>
          <w:szCs w:val="24"/>
        </w:rPr>
        <w:t>协同任务规划子问题和多星调度子问题，以及任务分配主问题。</w:t>
      </w:r>
    </w:p>
    <w:p w14:paraId="373E75F2" w14:textId="77777777" w:rsidR="00A40FA2" w:rsidRPr="00490882" w:rsidRDefault="0079532A" w:rsidP="004908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8F42DC">
        <w:rPr>
          <w:rFonts w:ascii="Times New Roman" w:eastAsia="宋体" w:hAnsi="Times New Roman" w:cs="Times New Roman" w:hint="eastAsia"/>
          <w:kern w:val="0"/>
          <w:sz w:val="24"/>
          <w:szCs w:val="24"/>
        </w:rPr>
        <w:t>改进了任务分配机制，并提出了任务分配方案的更新机制，</w:t>
      </w:r>
      <w:r w:rsidR="000D5DEA" w:rsidRPr="000D5DEA">
        <w:rPr>
          <w:rFonts w:ascii="Times New Roman" w:eastAsia="宋体" w:hAnsi="Times New Roman" w:cs="Times New Roman"/>
          <w:kern w:val="0"/>
          <w:sz w:val="24"/>
          <w:szCs w:val="24"/>
        </w:rPr>
        <w:t>在任务分配时引入了基于风险评估的冲突度计算方法，以及在任务更新时结合了禁忌列表策略，可以有效提高算法的性能。</w:t>
      </w:r>
    </w:p>
    <w:p w14:paraId="723F935C" w14:textId="77777777" w:rsidR="00DF77D7" w:rsidRPr="00292346" w:rsidRDefault="00103464" w:rsidP="00292346">
      <w:pPr>
        <w:pStyle w:val="ListParagraph"/>
        <w:widowControl/>
        <w:numPr>
          <w:ilvl w:val="0"/>
          <w:numId w:val="3"/>
        </w:numPr>
        <w:spacing w:before="120" w:after="100" w:afterAutospacing="1"/>
        <w:ind w:left="357" w:firstLineChars="0" w:hanging="357"/>
        <w:jc w:val="left"/>
        <w:outlineLvl w:val="0"/>
        <w:rPr>
          <w:rFonts w:ascii="宋体" w:hAnsi="宋体" w:cs="Arial"/>
          <w:b/>
          <w:kern w:val="0"/>
          <w:sz w:val="24"/>
          <w:szCs w:val="24"/>
        </w:rPr>
      </w:pPr>
      <w:r w:rsidRPr="00292346">
        <w:rPr>
          <w:rFonts w:ascii="宋体" w:hAnsi="宋体" w:cs="Arial" w:hint="eastAsia"/>
          <w:b/>
          <w:kern w:val="0"/>
          <w:sz w:val="24"/>
          <w:szCs w:val="24"/>
        </w:rPr>
        <w:t>空天资源协同任务规划问题分析</w:t>
      </w:r>
    </w:p>
    <w:p w14:paraId="0C053772" w14:textId="77777777" w:rsidR="005A081E" w:rsidRPr="00F6187E" w:rsidRDefault="00F6187E" w:rsidP="005A081E">
      <w:pPr>
        <w:widowControl/>
        <w:snapToGrid w:val="0"/>
        <w:spacing w:line="360" w:lineRule="auto"/>
        <w:ind w:firstLineChars="200" w:firstLine="480"/>
        <w:rPr>
          <w:rFonts w:ascii="Times New Roman" w:eastAsia="宋体" w:hAnsi="Times New Roman" w:cs="Times New Roman"/>
          <w:kern w:val="0"/>
          <w:sz w:val="24"/>
          <w:szCs w:val="24"/>
        </w:rPr>
      </w:pPr>
      <w:r w:rsidRPr="00F6187E">
        <w:rPr>
          <w:rFonts w:ascii="Times New Roman" w:eastAsia="宋体" w:hAnsi="Times New Roman" w:cs="Times New Roman"/>
          <w:kern w:val="0"/>
          <w:sz w:val="24"/>
          <w:szCs w:val="24"/>
        </w:rPr>
        <w:t>空天资源协同任务规划过程如图</w:t>
      </w:r>
      <w:r w:rsidRPr="00F6187E">
        <w:rPr>
          <w:rFonts w:ascii="Times New Roman" w:eastAsia="宋体" w:hAnsi="Times New Roman" w:cs="Times New Roman"/>
          <w:kern w:val="0"/>
          <w:sz w:val="24"/>
          <w:szCs w:val="24"/>
        </w:rPr>
        <w:t>1</w:t>
      </w:r>
      <w:r w:rsidRPr="00F6187E">
        <w:rPr>
          <w:rFonts w:ascii="Times New Roman" w:eastAsia="宋体" w:hAnsi="Times New Roman" w:cs="Times New Roman"/>
          <w:kern w:val="0"/>
          <w:sz w:val="24"/>
          <w:szCs w:val="24"/>
        </w:rPr>
        <w:t>所示，用户向地面接收处理系统提交任务需求，地面接收处理系统对用户需求进行处理，向天基系统或空基系统发布计划指令，天基系统或空基系统接到计划指令后，安排卫星或</w:t>
      </w:r>
      <w:r w:rsidRPr="00F6187E">
        <w:rPr>
          <w:rFonts w:ascii="Times New Roman" w:eastAsia="宋体" w:hAnsi="Times New Roman" w:cs="Times New Roman"/>
          <w:kern w:val="0"/>
          <w:sz w:val="24"/>
          <w:szCs w:val="24"/>
        </w:rPr>
        <w:t>UAV</w:t>
      </w:r>
      <w:r w:rsidRPr="00F6187E">
        <w:rPr>
          <w:rFonts w:ascii="Times New Roman" w:eastAsia="宋体" w:hAnsi="Times New Roman" w:cs="Times New Roman"/>
          <w:kern w:val="0"/>
          <w:sz w:val="24"/>
          <w:szCs w:val="24"/>
        </w:rPr>
        <w:t>执行，执行结束后将观测数据传输给地面接收处理系统，再经由地面接收处理系统交给提交观测需求的用户。</w:t>
      </w:r>
    </w:p>
    <w:p w14:paraId="3F2CD02E" w14:textId="77777777" w:rsidR="00D93A57" w:rsidRDefault="006D021D" w:rsidP="003545C6">
      <w:pPr>
        <w:widowControl/>
        <w:snapToGrid w:val="0"/>
        <w:spacing w:line="360" w:lineRule="auto"/>
        <w:ind w:firstLineChars="200" w:firstLine="480"/>
        <w:rPr>
          <w:rFonts w:ascii="Times New Roman" w:eastAsia="宋体" w:hAnsi="Times New Roman" w:cs="Times New Roman"/>
          <w:kern w:val="0"/>
          <w:sz w:val="24"/>
          <w:szCs w:val="24"/>
        </w:rPr>
      </w:pPr>
      <w:r w:rsidRPr="00BC583D">
        <w:rPr>
          <w:rFonts w:ascii="宋体" w:eastAsia="宋体" w:hAnsi="宋体" w:cs="宋体" w:hint="eastAsia"/>
          <w:kern w:val="0"/>
          <w:sz w:val="24"/>
          <w:szCs w:val="24"/>
        </w:rPr>
        <w:lastRenderedPageBreak/>
        <w:t>卫星获取观测目标遥感信息的流程为：目标位于卫星星下点轨迹的附近，当卫星飞经目标点</w:t>
      </w:r>
      <w:r w:rsidRPr="003545C6">
        <w:rPr>
          <w:rFonts w:ascii="Times New Roman" w:eastAsia="宋体" w:hAnsi="Times New Roman" w:cs="Times New Roman"/>
          <w:kern w:val="0"/>
          <w:sz w:val="24"/>
          <w:szCs w:val="24"/>
        </w:rPr>
        <w:t>的上方时，星载传感器开机，调整传感器的侧摆角度观测目标，观测完成，传感器关机。当卫星经过地面接收站上方时，地面接收站的雷达捕捉到卫星信号，建立通信链路，卫星将存储的数据发送给地面接收站。</w:t>
      </w:r>
      <w:r w:rsidR="003545C6" w:rsidRPr="003545C6">
        <w:rPr>
          <w:rFonts w:ascii="Times New Roman" w:eastAsia="宋体" w:hAnsi="Times New Roman" w:cs="Times New Roman"/>
          <w:kern w:val="0"/>
          <w:sz w:val="24"/>
          <w:szCs w:val="24"/>
        </w:rPr>
        <w:t>UAV</w:t>
      </w:r>
      <w:r w:rsidRPr="003545C6">
        <w:rPr>
          <w:rFonts w:ascii="Times New Roman" w:eastAsia="宋体" w:hAnsi="Times New Roman" w:cs="Times New Roman"/>
          <w:kern w:val="0"/>
          <w:sz w:val="24"/>
          <w:szCs w:val="24"/>
        </w:rPr>
        <w:t>获取观测目标</w:t>
      </w:r>
      <w:r w:rsidR="00A42A7B" w:rsidRPr="003545C6">
        <w:rPr>
          <w:rFonts w:ascii="Times New Roman" w:eastAsia="宋体" w:hAnsi="Times New Roman" w:cs="Times New Roman"/>
          <w:kern w:val="0"/>
          <w:sz w:val="24"/>
          <w:szCs w:val="24"/>
        </w:rPr>
        <w:t>数据</w:t>
      </w:r>
      <w:r w:rsidR="003545C6" w:rsidRPr="003545C6">
        <w:rPr>
          <w:rFonts w:ascii="Times New Roman" w:eastAsia="宋体" w:hAnsi="Times New Roman" w:cs="Times New Roman"/>
          <w:kern w:val="0"/>
          <w:sz w:val="24"/>
          <w:szCs w:val="24"/>
        </w:rPr>
        <w:t>的流程为：</w:t>
      </w:r>
      <w:r w:rsidR="003545C6" w:rsidRPr="003545C6">
        <w:rPr>
          <w:rFonts w:ascii="Times New Roman" w:eastAsia="宋体" w:hAnsi="Times New Roman" w:cs="Times New Roman"/>
          <w:kern w:val="0"/>
          <w:sz w:val="24"/>
          <w:szCs w:val="24"/>
        </w:rPr>
        <w:t>UAV</w:t>
      </w:r>
      <w:r w:rsidRPr="003545C6">
        <w:rPr>
          <w:rFonts w:ascii="Times New Roman" w:eastAsia="宋体" w:hAnsi="Times New Roman" w:cs="Times New Roman"/>
          <w:kern w:val="0"/>
          <w:sz w:val="24"/>
          <w:szCs w:val="24"/>
        </w:rPr>
        <w:t>飞抵目标上方，机载传感器开机，调整姿态，观测目标，观测完成，传感器关机</w:t>
      </w:r>
      <w:r w:rsidR="00991FAF" w:rsidRPr="003545C6">
        <w:rPr>
          <w:rFonts w:ascii="Times New Roman" w:eastAsia="宋体" w:hAnsi="Times New Roman" w:cs="Times New Roman"/>
          <w:kern w:val="0"/>
          <w:sz w:val="24"/>
          <w:szCs w:val="24"/>
        </w:rPr>
        <w:t>，</w:t>
      </w:r>
      <w:r w:rsidRPr="003545C6">
        <w:rPr>
          <w:rFonts w:ascii="Times New Roman" w:eastAsia="宋体" w:hAnsi="Times New Roman" w:cs="Times New Roman"/>
          <w:kern w:val="0"/>
          <w:sz w:val="24"/>
          <w:szCs w:val="24"/>
        </w:rPr>
        <w:t>返回基地，</w:t>
      </w:r>
      <w:r w:rsidR="00991FAF" w:rsidRPr="003545C6">
        <w:rPr>
          <w:rFonts w:ascii="Times New Roman" w:eastAsia="宋体" w:hAnsi="Times New Roman" w:cs="Times New Roman"/>
          <w:kern w:val="0"/>
          <w:sz w:val="24"/>
          <w:szCs w:val="24"/>
        </w:rPr>
        <w:t>并</w:t>
      </w:r>
      <w:r w:rsidRPr="003545C6">
        <w:rPr>
          <w:rFonts w:ascii="Times New Roman" w:eastAsia="宋体" w:hAnsi="Times New Roman" w:cs="Times New Roman"/>
          <w:kern w:val="0"/>
          <w:sz w:val="24"/>
          <w:szCs w:val="24"/>
        </w:rPr>
        <w:t>将观测数据交给基地。</w:t>
      </w:r>
    </w:p>
    <w:p w14:paraId="353B3E4B" w14:textId="77777777" w:rsidR="00BC583D" w:rsidRDefault="003545C6" w:rsidP="003545C6">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和卫星获取目标数据的流程，建立多</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任务规划模型和多卫星任务规划模型，并将它们统一在多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分层协同规划框架中，构成一个完整的空天资源任务协同规划模型。</w:t>
      </w:r>
    </w:p>
    <w:p w14:paraId="3CD184F5" w14:textId="77777777" w:rsidR="005A081E" w:rsidRDefault="001C4A52" w:rsidP="001C4A52">
      <w:pPr>
        <w:widowControl/>
        <w:snapToGrid w:val="0"/>
        <w:spacing w:line="360" w:lineRule="auto"/>
      </w:pPr>
      <w:r>
        <w:object w:dxaOrig="9900" w:dyaOrig="6106" w14:anchorId="6F836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56.3pt" o:ole="">
            <v:imagedata r:id="rId8" o:title=""/>
          </v:shape>
          <o:OLEObject Type="Embed" ProgID="Visio.Drawing.15" ShapeID="_x0000_i1025" DrawAspect="Content" ObjectID="_1624529842" r:id="rId9"/>
        </w:object>
      </w:r>
    </w:p>
    <w:p w14:paraId="4CE6904E" w14:textId="77777777" w:rsidR="001C4A52" w:rsidRPr="00437D04" w:rsidRDefault="001C4A52" w:rsidP="001C4A52">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1</w:t>
      </w:r>
      <w:r w:rsidRPr="00437D04">
        <w:rPr>
          <w:rFonts w:ascii="Times New Roman" w:eastAsia="宋体" w:hAnsi="Times New Roman" w:cs="Times New Roman"/>
          <w:kern w:val="0"/>
          <w:szCs w:val="21"/>
        </w:rPr>
        <w:t xml:space="preserve"> </w:t>
      </w:r>
      <w:r w:rsidRPr="00437D04">
        <w:rPr>
          <w:rFonts w:ascii="Times New Roman" w:eastAsia="宋体" w:hAnsi="Times New Roman" w:cs="Times New Roman"/>
          <w:kern w:val="0"/>
          <w:szCs w:val="21"/>
        </w:rPr>
        <w:t>空天资源协同任务</w:t>
      </w:r>
      <w:r w:rsidRPr="00437D04">
        <w:rPr>
          <w:rFonts w:ascii="Times New Roman" w:eastAsia="宋体" w:hAnsi="Times New Roman" w:cs="Times New Roman" w:hint="eastAsia"/>
          <w:kern w:val="0"/>
          <w:szCs w:val="21"/>
        </w:rPr>
        <w:t>规划过程</w:t>
      </w:r>
    </w:p>
    <w:p w14:paraId="443AF05B" w14:textId="77777777" w:rsidR="0010122E" w:rsidRPr="00437D04" w:rsidRDefault="001C4A52" w:rsidP="0010122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F</w:t>
      </w:r>
      <w:r w:rsidRPr="00437D04">
        <w:rPr>
          <w:rFonts w:ascii="Times New Roman" w:eastAsia="宋体" w:hAnsi="Times New Roman" w:cs="Times New Roman" w:hint="eastAsia"/>
          <w:kern w:val="0"/>
          <w:szCs w:val="21"/>
        </w:rPr>
        <w:t>ig</w:t>
      </w:r>
      <w:r w:rsidRPr="00437D04">
        <w:rPr>
          <w:rFonts w:ascii="Times New Roman" w:eastAsia="宋体" w:hAnsi="Times New Roman" w:cs="Times New Roman"/>
          <w:kern w:val="0"/>
          <w:szCs w:val="21"/>
        </w:rPr>
        <w:t xml:space="preserve">.1 </w:t>
      </w:r>
      <w:r w:rsidR="0010122E" w:rsidRPr="00437D04">
        <w:rPr>
          <w:rFonts w:ascii="Times New Roman" w:eastAsia="宋体" w:hAnsi="Times New Roman" w:cs="Times New Roman"/>
          <w:kern w:val="0"/>
          <w:szCs w:val="21"/>
        </w:rPr>
        <w:t>Aerospace Resource collaborative tasks planning process</w:t>
      </w:r>
    </w:p>
    <w:p w14:paraId="24239BBE" w14:textId="77777777" w:rsidR="00BC583D" w:rsidRDefault="00BC583D" w:rsidP="00AC7862">
      <w:pPr>
        <w:widowControl/>
        <w:snapToGrid w:val="0"/>
        <w:spacing w:line="360" w:lineRule="auto"/>
        <w:ind w:firstLineChars="200" w:firstLine="480"/>
        <w:rPr>
          <w:rFonts w:ascii="宋体" w:eastAsia="宋体" w:hAnsi="宋体" w:cs="宋体"/>
          <w:kern w:val="0"/>
          <w:sz w:val="24"/>
          <w:szCs w:val="24"/>
        </w:rPr>
      </w:pPr>
      <w:r w:rsidRPr="0052423D">
        <w:rPr>
          <w:rFonts w:ascii="Times New Roman" w:eastAsia="宋体" w:hAnsi="Times New Roman" w:cs="Times New Roman"/>
          <w:kern w:val="0"/>
          <w:sz w:val="24"/>
          <w:szCs w:val="24"/>
        </w:rPr>
        <w:t>假设有</w:t>
      </w:r>
      <w:r w:rsidR="009240EB" w:rsidRPr="0052423D">
        <w:rPr>
          <w:rFonts w:ascii="Times New Roman" w:eastAsia="宋体" w:hAnsi="Times New Roman" w:cs="Times New Roman"/>
          <w:i/>
          <w:kern w:val="0"/>
          <w:sz w:val="24"/>
          <w:szCs w:val="24"/>
        </w:rPr>
        <w:t>M</w:t>
      </w:r>
      <w:r w:rsidRPr="0052423D">
        <w:rPr>
          <w:rFonts w:ascii="Times New Roman" w:eastAsia="宋体" w:hAnsi="Times New Roman" w:cs="Times New Roman"/>
          <w:kern w:val="0"/>
          <w:sz w:val="24"/>
          <w:szCs w:val="24"/>
        </w:rPr>
        <w:t>个任务，</w:t>
      </w:r>
      <w:r w:rsidR="0090006C" w:rsidRPr="0052423D">
        <w:rPr>
          <w:rFonts w:ascii="Times New Roman" w:eastAsia="宋体" w:hAnsi="Times New Roman" w:cs="Times New Roman"/>
          <w:kern w:val="0"/>
          <w:position w:val="-12"/>
          <w:sz w:val="24"/>
          <w:szCs w:val="24"/>
        </w:rPr>
        <w:object w:dxaOrig="2020" w:dyaOrig="360" w14:anchorId="1F9D9F84">
          <v:shape id="_x0000_i1026" type="#_x0000_t75" style="width:100.8pt;height:18.45pt" o:ole="">
            <v:imagedata r:id="rId10" o:title=""/>
          </v:shape>
          <o:OLEObject Type="Embed" ProgID="Equation.DSMT4" ShapeID="_x0000_i1026" DrawAspect="Content" ObjectID="_1624529843" r:id="rId11"/>
        </w:object>
      </w:r>
      <w:r w:rsidR="006061EE" w:rsidRPr="0052423D">
        <w:rPr>
          <w:rFonts w:ascii="Times New Roman" w:eastAsia="宋体" w:hAnsi="Times New Roman" w:cs="Times New Roman"/>
          <w:kern w:val="0"/>
          <w:sz w:val="24"/>
          <w:szCs w:val="24"/>
        </w:rPr>
        <w:t>是待观测的目标集合</w:t>
      </w:r>
      <w:r w:rsidR="009E68FE" w:rsidRPr="0052423D">
        <w:rPr>
          <w:rFonts w:ascii="Times New Roman" w:eastAsia="宋体" w:hAnsi="Times New Roman" w:cs="Times New Roman"/>
          <w:kern w:val="0"/>
          <w:sz w:val="24"/>
          <w:szCs w:val="24"/>
        </w:rPr>
        <w:t>，目标具有优先级，因此可以用权重表示，</w:t>
      </w:r>
      <w:r w:rsidR="0090006C" w:rsidRPr="0052423D">
        <w:rPr>
          <w:rFonts w:ascii="Times New Roman" w:eastAsia="宋体" w:hAnsi="Times New Roman" w:cs="Times New Roman"/>
          <w:kern w:val="0"/>
          <w:position w:val="-12"/>
          <w:sz w:val="24"/>
          <w:szCs w:val="24"/>
        </w:rPr>
        <w:object w:dxaOrig="2160" w:dyaOrig="360" w14:anchorId="7CFD514F">
          <v:shape id="_x0000_i1027" type="#_x0000_t75" style="width:108.3pt;height:18.45pt" o:ole="">
            <v:imagedata r:id="rId12" o:title=""/>
          </v:shape>
          <o:OLEObject Type="Embed" ProgID="Equation.DSMT4" ShapeID="_x0000_i1027" DrawAspect="Content" ObjectID="_1624529844" r:id="rId13"/>
        </w:object>
      </w:r>
      <w:r w:rsidR="009E68FE" w:rsidRPr="0052423D">
        <w:rPr>
          <w:rFonts w:ascii="Times New Roman" w:eastAsia="宋体" w:hAnsi="Times New Roman" w:cs="Times New Roman"/>
          <w:kern w:val="0"/>
          <w:sz w:val="24"/>
          <w:szCs w:val="24"/>
        </w:rPr>
        <w:t>是待观测目标的权重集合。</w:t>
      </w:r>
      <w:r w:rsidR="00FD6581" w:rsidRPr="0052423D">
        <w:rPr>
          <w:rFonts w:ascii="Times New Roman" w:eastAsia="宋体" w:hAnsi="Times New Roman" w:cs="Times New Roman"/>
          <w:kern w:val="0"/>
          <w:position w:val="-16"/>
          <w:sz w:val="24"/>
          <w:szCs w:val="24"/>
        </w:rPr>
        <w:object w:dxaOrig="3879" w:dyaOrig="440" w14:anchorId="1D25330C">
          <v:shape id="_x0000_i1028" type="#_x0000_t75" style="width:194.7pt;height:21.9pt" o:ole="">
            <v:imagedata r:id="rId14" o:title=""/>
          </v:shape>
          <o:OLEObject Type="Embed" ProgID="Equation.DSMT4" ShapeID="_x0000_i1028" DrawAspect="Content" ObjectID="_1624529845" r:id="rId15"/>
        </w:object>
      </w:r>
      <w:r w:rsidR="009E68FE" w:rsidRPr="0052423D">
        <w:rPr>
          <w:rFonts w:ascii="Times New Roman" w:eastAsia="宋体" w:hAnsi="Times New Roman" w:cs="Times New Roman"/>
          <w:kern w:val="0"/>
          <w:sz w:val="24"/>
          <w:szCs w:val="24"/>
        </w:rPr>
        <w:t>是待观测目标自带的时间窗，</w:t>
      </w:r>
      <w:r w:rsidR="0090006C" w:rsidRPr="0052423D">
        <w:rPr>
          <w:rFonts w:ascii="Times New Roman" w:eastAsia="宋体" w:hAnsi="Times New Roman" w:cs="Times New Roman"/>
          <w:kern w:val="0"/>
          <w:position w:val="-12"/>
          <w:sz w:val="24"/>
          <w:szCs w:val="24"/>
        </w:rPr>
        <w:object w:dxaOrig="840" w:dyaOrig="360" w14:anchorId="372403D7">
          <v:shape id="_x0000_i1029" type="#_x0000_t75" style="width:42.05pt;height:18.45pt" o:ole="">
            <v:imagedata r:id="rId16" o:title=""/>
          </v:shape>
          <o:OLEObject Type="Embed" ProgID="Equation.DSMT4" ShapeID="_x0000_i1029" DrawAspect="Content" ObjectID="_1624529846" r:id="rId17"/>
        </w:object>
      </w:r>
      <w:r w:rsidR="0090006C" w:rsidRPr="0052423D">
        <w:rPr>
          <w:rFonts w:ascii="Times New Roman" w:eastAsia="宋体" w:hAnsi="Times New Roman" w:cs="Times New Roman"/>
          <w:kern w:val="0"/>
          <w:sz w:val="24"/>
          <w:szCs w:val="24"/>
        </w:rPr>
        <w:t>表示目标最早的开始观测时间，</w:t>
      </w:r>
      <w:r w:rsidR="0090006C" w:rsidRPr="0052423D">
        <w:rPr>
          <w:rFonts w:ascii="Times New Roman" w:eastAsia="宋体" w:hAnsi="Times New Roman" w:cs="Times New Roman"/>
          <w:kern w:val="0"/>
          <w:position w:val="-12"/>
          <w:sz w:val="24"/>
          <w:szCs w:val="24"/>
        </w:rPr>
        <w:object w:dxaOrig="740" w:dyaOrig="360" w14:anchorId="7BB41695">
          <v:shape id="_x0000_i1030" type="#_x0000_t75" style="width:36.3pt;height:18.45pt" o:ole="">
            <v:imagedata r:id="rId18" o:title=""/>
          </v:shape>
          <o:OLEObject Type="Embed" ProgID="Equation.DSMT4" ShapeID="_x0000_i1030" DrawAspect="Content" ObjectID="_1624529847" r:id="rId19"/>
        </w:object>
      </w:r>
      <w:r w:rsidR="0090006C" w:rsidRPr="0052423D">
        <w:rPr>
          <w:rFonts w:ascii="Times New Roman" w:eastAsia="宋体" w:hAnsi="Times New Roman" w:cs="Times New Roman"/>
          <w:kern w:val="0"/>
          <w:sz w:val="24"/>
          <w:szCs w:val="24"/>
        </w:rPr>
        <w:t>表示目标的最晚的结束观测时间，只有这个时间段范围内的观测是有效的，如果观测资源不在这个时间段范围内对目标进行观测，那么目标的价值失效。</w:t>
      </w:r>
      <w:r w:rsidR="00792A43" w:rsidRPr="0052423D">
        <w:rPr>
          <w:rFonts w:ascii="Times New Roman" w:eastAsia="宋体" w:hAnsi="Times New Roman" w:cs="Times New Roman"/>
          <w:kern w:val="0"/>
          <w:position w:val="-12"/>
          <w:sz w:val="24"/>
          <w:szCs w:val="24"/>
        </w:rPr>
        <w:object w:dxaOrig="2520" w:dyaOrig="360" w14:anchorId="46D35D45">
          <v:shape id="_x0000_i1031" type="#_x0000_t75" style="width:126.7pt;height:18.45pt" o:ole="">
            <v:imagedata r:id="rId20" o:title=""/>
          </v:shape>
          <o:OLEObject Type="Embed" ProgID="Equation.DSMT4" ShapeID="_x0000_i1031" DrawAspect="Content" ObjectID="_1624529848" r:id="rId21"/>
        </w:object>
      </w:r>
      <w:r w:rsidR="00792A43" w:rsidRPr="0052423D">
        <w:rPr>
          <w:rFonts w:ascii="Times New Roman" w:eastAsia="宋体" w:hAnsi="Times New Roman" w:cs="Times New Roman"/>
          <w:kern w:val="0"/>
          <w:sz w:val="24"/>
          <w:szCs w:val="24"/>
        </w:rPr>
        <w:t>是待观测目标所需要的持续</w:t>
      </w:r>
      <w:r w:rsidR="00792A43" w:rsidRPr="0052423D">
        <w:rPr>
          <w:rFonts w:ascii="Times New Roman" w:eastAsia="宋体" w:hAnsi="Times New Roman" w:cs="Times New Roman"/>
          <w:kern w:val="0"/>
          <w:sz w:val="24"/>
          <w:szCs w:val="24"/>
        </w:rPr>
        <w:lastRenderedPageBreak/>
        <w:t>观测时间。</w:t>
      </w:r>
      <w:r w:rsidR="004E0B49" w:rsidRPr="0052423D">
        <w:rPr>
          <w:rFonts w:ascii="Times New Roman" w:eastAsia="宋体" w:hAnsi="Times New Roman" w:cs="Times New Roman"/>
          <w:kern w:val="0"/>
          <w:position w:val="-16"/>
          <w:sz w:val="24"/>
          <w:szCs w:val="24"/>
        </w:rPr>
        <w:object w:dxaOrig="3100" w:dyaOrig="440" w14:anchorId="35AE05BF">
          <v:shape id="_x0000_i1032" type="#_x0000_t75" style="width:154.35pt;height:21.9pt" o:ole="">
            <v:imagedata r:id="rId22" o:title=""/>
          </v:shape>
          <o:OLEObject Type="Embed" ProgID="Equation.DSMT4" ShapeID="_x0000_i1032" DrawAspect="Content" ObjectID="_1624529849" r:id="rId23"/>
        </w:object>
      </w:r>
      <w:r w:rsidR="004E0B49" w:rsidRPr="0052423D">
        <w:rPr>
          <w:rFonts w:ascii="Times New Roman" w:eastAsia="宋体" w:hAnsi="Times New Roman" w:cs="Times New Roman"/>
          <w:kern w:val="0"/>
          <w:sz w:val="24"/>
          <w:szCs w:val="24"/>
        </w:rPr>
        <w:t>是目标</w:t>
      </w:r>
      <w:r w:rsidR="004E0B49">
        <w:rPr>
          <w:rFonts w:ascii="宋体" w:eastAsia="宋体" w:hAnsi="宋体" w:cs="宋体" w:hint="eastAsia"/>
          <w:kern w:val="0"/>
          <w:sz w:val="24"/>
          <w:szCs w:val="24"/>
        </w:rPr>
        <w:t>的经纬度坐标。两个目标之间的距离可以用经纬度距离公式表示</w:t>
      </w:r>
    </w:p>
    <w:p w14:paraId="051A82D9" w14:textId="77777777" w:rsidR="00E44826" w:rsidRPr="00E44826" w:rsidRDefault="00F6577E" w:rsidP="00F6577E">
      <w:pPr>
        <w:widowControl/>
        <w:snapToGrid w:val="0"/>
        <w:spacing w:line="360" w:lineRule="auto"/>
        <w:jc w:val="center"/>
        <w:rPr>
          <w:rFonts w:ascii="宋体" w:eastAsia="宋体" w:hAnsi="宋体" w:cs="宋体"/>
          <w:kern w:val="0"/>
          <w:sz w:val="24"/>
          <w:szCs w:val="24"/>
        </w:rPr>
      </w:pPr>
      <w:r>
        <w:rPr>
          <w:rFonts w:ascii="宋体" w:eastAsia="宋体" w:hAnsi="宋体" w:cs="宋体"/>
          <w:kern w:val="0"/>
          <w:sz w:val="24"/>
          <w:szCs w:val="24"/>
        </w:rPr>
        <w:t xml:space="preserve">   </w:t>
      </w:r>
      <w:r w:rsidR="009D4C88" w:rsidRPr="004E0B49">
        <w:rPr>
          <w:rFonts w:ascii="宋体" w:eastAsia="宋体" w:hAnsi="宋体" w:cs="宋体"/>
          <w:kern w:val="0"/>
          <w:position w:val="-26"/>
          <w:sz w:val="24"/>
          <w:szCs w:val="24"/>
        </w:rPr>
        <w:object w:dxaOrig="6759" w:dyaOrig="720" w14:anchorId="701F3684">
          <v:shape id="_x0000_i1033" type="#_x0000_t75" style="width:338.7pt;height:36.3pt" o:ole="">
            <v:imagedata r:id="rId24" o:title=""/>
          </v:shape>
          <o:OLEObject Type="Embed" ProgID="Equation.DSMT4" ShapeID="_x0000_i1033" DrawAspect="Content" ObjectID="_1624529850" r:id="rId25"/>
        </w:object>
      </w:r>
      <w:r>
        <w:rPr>
          <w:rFonts w:ascii="宋体" w:eastAsia="宋体" w:hAnsi="宋体" w:cs="宋体"/>
          <w:kern w:val="0"/>
          <w:sz w:val="24"/>
          <w:szCs w:val="24"/>
        </w:rPr>
        <w:t xml:space="preserve">    </w:t>
      </w:r>
      <w:r>
        <w:rPr>
          <w:rFonts w:ascii="宋体" w:eastAsia="宋体" w:hAnsi="宋体" w:cs="宋体" w:hint="eastAsia"/>
          <w:kern w:val="0"/>
          <w:sz w:val="24"/>
          <w:szCs w:val="24"/>
        </w:rPr>
        <w:t>（1）</w:t>
      </w:r>
    </w:p>
    <w:p w14:paraId="651A627F" w14:textId="77777777" w:rsidR="00D515D2" w:rsidRPr="00D515D2" w:rsidRDefault="00D515D2" w:rsidP="00D515D2">
      <w:pPr>
        <w:widowControl/>
        <w:spacing w:before="100" w:beforeAutospacing="1" w:after="100" w:afterAutospacing="1"/>
        <w:jc w:val="left"/>
        <w:outlineLvl w:val="1"/>
        <w:rPr>
          <w:rFonts w:ascii="Times New Roman" w:eastAsia="黑体" w:hAnsi="Times New Roman" w:cs="Times New Roman"/>
          <w:b/>
          <w:kern w:val="0"/>
          <w:szCs w:val="24"/>
        </w:rPr>
      </w:pPr>
      <w:r w:rsidRPr="00D515D2">
        <w:rPr>
          <w:rFonts w:ascii="Times New Roman" w:eastAsia="黑体" w:hAnsi="Times New Roman" w:cs="Times New Roman"/>
          <w:b/>
          <w:kern w:val="0"/>
          <w:szCs w:val="24"/>
        </w:rPr>
        <w:t xml:space="preserve">1.1 </w:t>
      </w:r>
      <w:r w:rsidRPr="00D515D2">
        <w:rPr>
          <w:rFonts w:ascii="Times New Roman" w:eastAsia="黑体" w:hAnsi="Times New Roman" w:cs="Times New Roman"/>
          <w:b/>
          <w:kern w:val="0"/>
          <w:szCs w:val="24"/>
        </w:rPr>
        <w:t>多</w:t>
      </w:r>
      <w:r w:rsidRPr="00D515D2">
        <w:rPr>
          <w:rFonts w:ascii="Times New Roman" w:eastAsia="黑体" w:hAnsi="Times New Roman" w:cs="Times New Roman"/>
          <w:b/>
          <w:kern w:val="0"/>
          <w:szCs w:val="24"/>
        </w:rPr>
        <w:t>UAV</w:t>
      </w:r>
      <w:r w:rsidRPr="00D515D2">
        <w:rPr>
          <w:rFonts w:ascii="Times New Roman" w:eastAsia="黑体" w:hAnsi="Times New Roman" w:cs="Times New Roman"/>
          <w:b/>
          <w:kern w:val="0"/>
          <w:szCs w:val="24"/>
        </w:rPr>
        <w:t>子规划中心</w:t>
      </w:r>
      <w:r w:rsidR="003E2C20">
        <w:rPr>
          <w:rFonts w:ascii="Times New Roman" w:eastAsia="黑体" w:hAnsi="Times New Roman" w:cs="Times New Roman" w:hint="eastAsia"/>
          <w:b/>
          <w:kern w:val="0"/>
          <w:szCs w:val="24"/>
        </w:rPr>
        <w:t>协同</w:t>
      </w:r>
      <w:r w:rsidRPr="00D515D2">
        <w:rPr>
          <w:rFonts w:ascii="Times New Roman" w:eastAsia="黑体" w:hAnsi="Times New Roman" w:cs="Times New Roman"/>
          <w:b/>
          <w:kern w:val="0"/>
          <w:szCs w:val="24"/>
        </w:rPr>
        <w:t>任务规划模型</w:t>
      </w:r>
    </w:p>
    <w:p w14:paraId="40418DA9" w14:textId="77777777" w:rsidR="00792A43" w:rsidRDefault="00087411" w:rsidP="00272833">
      <w:pPr>
        <w:widowControl/>
        <w:snapToGrid w:val="0"/>
        <w:spacing w:line="360" w:lineRule="auto"/>
        <w:ind w:firstLineChars="200" w:firstLine="480"/>
        <w:rPr>
          <w:rFonts w:ascii="Times New Roman" w:eastAsia="宋体" w:hAnsi="Times New Roman" w:cs="Times New Roman"/>
          <w:kern w:val="0"/>
          <w:sz w:val="24"/>
          <w:szCs w:val="24"/>
        </w:rPr>
      </w:pPr>
      <w:r w:rsidRPr="00B65FAE">
        <w:rPr>
          <w:rFonts w:ascii="Times New Roman" w:eastAsia="宋体" w:hAnsi="Times New Roman" w:cs="Times New Roman"/>
          <w:kern w:val="0"/>
          <w:sz w:val="24"/>
          <w:szCs w:val="24"/>
        </w:rPr>
        <w:t>多</w:t>
      </w:r>
      <w:r w:rsidRPr="00B65FAE">
        <w:rPr>
          <w:rFonts w:ascii="Times New Roman" w:eastAsia="宋体" w:hAnsi="Times New Roman" w:cs="Times New Roman"/>
          <w:kern w:val="0"/>
          <w:sz w:val="24"/>
          <w:szCs w:val="24"/>
        </w:rPr>
        <w:t>UAV</w:t>
      </w:r>
      <w:r w:rsidRPr="00B65FAE">
        <w:rPr>
          <w:rFonts w:ascii="Times New Roman" w:eastAsia="宋体" w:hAnsi="Times New Roman" w:cs="Times New Roman"/>
          <w:kern w:val="0"/>
          <w:sz w:val="24"/>
          <w:szCs w:val="24"/>
        </w:rPr>
        <w:t>协同任务规划问题</w:t>
      </w:r>
      <w:r w:rsidRPr="00B65FAE">
        <w:rPr>
          <w:rFonts w:ascii="Times New Roman" w:eastAsia="宋体" w:hAnsi="Times New Roman" w:cs="Times New Roman"/>
          <w:kern w:val="0"/>
          <w:sz w:val="24"/>
          <w:szCs w:val="24"/>
        </w:rPr>
        <w:t>(Multiple UAV cooperative tasks planning Problem, MUCTPP)</w:t>
      </w:r>
      <w:r w:rsidRPr="00B65FAE">
        <w:rPr>
          <w:rFonts w:ascii="Times New Roman" w:eastAsia="宋体" w:hAnsi="Times New Roman" w:cs="Times New Roman"/>
          <w:kern w:val="0"/>
          <w:sz w:val="24"/>
          <w:szCs w:val="24"/>
        </w:rPr>
        <w:t>本质上属于复杂的组合优化问题，根据多</w:t>
      </w:r>
      <w:r w:rsidRPr="00B65FAE">
        <w:rPr>
          <w:rFonts w:ascii="Times New Roman" w:eastAsia="宋体" w:hAnsi="Times New Roman" w:cs="Times New Roman"/>
          <w:kern w:val="0"/>
          <w:sz w:val="24"/>
          <w:szCs w:val="24"/>
        </w:rPr>
        <w:t>UAV</w:t>
      </w:r>
      <w:r w:rsidR="008C2C2C">
        <w:rPr>
          <w:rFonts w:ascii="Times New Roman" w:eastAsia="宋体" w:hAnsi="Times New Roman" w:cs="Times New Roman"/>
          <w:kern w:val="0"/>
          <w:sz w:val="24"/>
          <w:szCs w:val="24"/>
        </w:rPr>
        <w:t>协同观测任务的特点，可把其</w:t>
      </w:r>
      <w:r w:rsidRPr="00B65FAE">
        <w:rPr>
          <w:rFonts w:ascii="Times New Roman" w:eastAsia="宋体" w:hAnsi="Times New Roman" w:cs="Times New Roman"/>
          <w:kern w:val="0"/>
          <w:sz w:val="24"/>
          <w:szCs w:val="24"/>
        </w:rPr>
        <w:t>转换为带时间窗的并行机调度问题</w:t>
      </w:r>
      <w:r w:rsidRPr="00B65FAE">
        <w:rPr>
          <w:rFonts w:ascii="Times New Roman" w:eastAsia="宋体" w:hAnsi="Times New Roman" w:cs="Times New Roman"/>
          <w:kern w:val="0"/>
          <w:sz w:val="24"/>
          <w:szCs w:val="24"/>
        </w:rPr>
        <w:t>(Parallel Machine Scheduling with Time Windows, PMSPTW)</w:t>
      </w:r>
      <w:r w:rsidRPr="00B65FAE">
        <w:rPr>
          <w:rFonts w:ascii="Times New Roman" w:eastAsia="宋体" w:hAnsi="Times New Roman" w:cs="Times New Roman"/>
          <w:kern w:val="0"/>
          <w:sz w:val="24"/>
          <w:szCs w:val="24"/>
        </w:rPr>
        <w:t>。</w:t>
      </w:r>
      <w:r w:rsidRPr="00B65FAE">
        <w:rPr>
          <w:rFonts w:ascii="Times New Roman" w:eastAsia="宋体" w:hAnsi="Times New Roman" w:cs="Times New Roman"/>
          <w:kern w:val="0"/>
          <w:sz w:val="24"/>
          <w:szCs w:val="24"/>
        </w:rPr>
        <w:t>MUCTPP</w:t>
      </w:r>
      <w:r w:rsidR="00576A24" w:rsidRPr="00B65FAE">
        <w:rPr>
          <w:rFonts w:ascii="Times New Roman" w:eastAsia="宋体" w:hAnsi="Times New Roman" w:cs="Times New Roman"/>
          <w:kern w:val="0"/>
          <w:sz w:val="24"/>
          <w:szCs w:val="24"/>
        </w:rPr>
        <w:t>是单基地问题，</w:t>
      </w:r>
      <w:r w:rsidRPr="00B65FAE">
        <w:rPr>
          <w:rFonts w:ascii="Times New Roman" w:eastAsia="宋体" w:hAnsi="Times New Roman" w:cs="Times New Roman"/>
          <w:kern w:val="0"/>
          <w:sz w:val="24"/>
          <w:szCs w:val="24"/>
        </w:rPr>
        <w:t>可以描述为：有</w:t>
      </w:r>
      <w:r w:rsidR="007C0F47" w:rsidRPr="00B65FAE">
        <w:rPr>
          <w:rFonts w:ascii="Times New Roman" w:eastAsia="宋体" w:hAnsi="Times New Roman" w:cs="Times New Roman"/>
          <w:kern w:val="0"/>
          <w:position w:val="-12"/>
          <w:sz w:val="24"/>
          <w:szCs w:val="24"/>
        </w:rPr>
        <w:object w:dxaOrig="360" w:dyaOrig="360" w14:anchorId="787B66C0">
          <v:shape id="_x0000_i1034" type="#_x0000_t75" style="width:18.45pt;height:18.45pt" o:ole="">
            <v:imagedata r:id="rId26" o:title=""/>
          </v:shape>
          <o:OLEObject Type="Embed" ProgID="Equation.DSMT4" ShapeID="_x0000_i1034" DrawAspect="Content" ObjectID="_1624529851" r:id="rId27"/>
        </w:object>
      </w:r>
      <w:r w:rsidRPr="00B65FAE">
        <w:rPr>
          <w:rFonts w:ascii="Times New Roman" w:eastAsia="宋体" w:hAnsi="Times New Roman" w:cs="Times New Roman"/>
          <w:kern w:val="0"/>
          <w:sz w:val="24"/>
          <w:szCs w:val="24"/>
        </w:rPr>
        <w:t>架</w:t>
      </w:r>
      <w:r w:rsidRPr="00B65FAE">
        <w:rPr>
          <w:rFonts w:ascii="Times New Roman" w:eastAsia="宋体" w:hAnsi="Times New Roman" w:cs="Times New Roman"/>
          <w:kern w:val="0"/>
          <w:sz w:val="24"/>
          <w:szCs w:val="24"/>
        </w:rPr>
        <w:t>UAV</w:t>
      </w:r>
      <w:r w:rsidRPr="00B65FAE">
        <w:rPr>
          <w:rFonts w:ascii="Times New Roman" w:eastAsia="宋体" w:hAnsi="Times New Roman" w:cs="Times New Roman"/>
          <w:kern w:val="0"/>
          <w:sz w:val="24"/>
          <w:szCs w:val="24"/>
        </w:rPr>
        <w:t>，</w:t>
      </w:r>
      <w:r w:rsidR="00602FA7" w:rsidRPr="00B65FAE">
        <w:rPr>
          <w:rFonts w:ascii="Times New Roman" w:eastAsia="宋体" w:hAnsi="Times New Roman" w:cs="Times New Roman"/>
          <w:kern w:val="0"/>
          <w:sz w:val="24"/>
          <w:szCs w:val="24"/>
        </w:rPr>
        <w:t>从基地出发，</w:t>
      </w:r>
      <w:r w:rsidR="00542577" w:rsidRPr="00B65FAE">
        <w:rPr>
          <w:rFonts w:ascii="Times New Roman" w:eastAsia="宋体" w:hAnsi="Times New Roman" w:cs="Times New Roman"/>
          <w:kern w:val="0"/>
          <w:sz w:val="24"/>
          <w:szCs w:val="24"/>
        </w:rPr>
        <w:t>安</w:t>
      </w:r>
      <w:r w:rsidR="00542577">
        <w:rPr>
          <w:rFonts w:ascii="Times New Roman" w:eastAsia="宋体" w:hAnsi="Times New Roman" w:cs="Times New Roman" w:hint="eastAsia"/>
          <w:kern w:val="0"/>
          <w:sz w:val="24"/>
          <w:szCs w:val="24"/>
        </w:rPr>
        <w:t>排</w:t>
      </w:r>
      <w:r>
        <w:rPr>
          <w:rFonts w:ascii="Times New Roman" w:eastAsia="宋体" w:hAnsi="Times New Roman" w:cs="Times New Roman" w:hint="eastAsia"/>
          <w:kern w:val="0"/>
          <w:sz w:val="24"/>
          <w:szCs w:val="24"/>
        </w:rPr>
        <w:t>执行</w:t>
      </w:r>
      <w:r w:rsidRPr="00272833">
        <w:rPr>
          <w:rFonts w:ascii="Times New Roman" w:eastAsia="宋体" w:hAnsi="Times New Roman" w:cs="Times New Roman" w:hint="eastAsia"/>
          <w:i/>
          <w:kern w:val="0"/>
          <w:sz w:val="24"/>
          <w:szCs w:val="24"/>
        </w:rPr>
        <w:t>M</w:t>
      </w:r>
      <w:r>
        <w:rPr>
          <w:rFonts w:ascii="Times New Roman" w:eastAsia="宋体" w:hAnsi="Times New Roman" w:cs="Times New Roman" w:hint="eastAsia"/>
          <w:kern w:val="0"/>
          <w:sz w:val="24"/>
          <w:szCs w:val="24"/>
        </w:rPr>
        <w:t>个分布于不同空间位</w:t>
      </w:r>
      <w:r w:rsidRPr="00C61015">
        <w:rPr>
          <w:rFonts w:ascii="Times New Roman" w:eastAsia="宋体" w:hAnsi="Times New Roman" w:cs="Times New Roman"/>
          <w:kern w:val="0"/>
          <w:sz w:val="24"/>
          <w:szCs w:val="24"/>
        </w:rPr>
        <w:t>置的任务</w:t>
      </w:r>
      <w:r w:rsidR="00C61015" w:rsidRPr="00C61015">
        <w:rPr>
          <w:rFonts w:ascii="Times New Roman" w:eastAsia="宋体" w:hAnsi="Times New Roman" w:cs="Times New Roman"/>
          <w:kern w:val="0"/>
          <w:sz w:val="24"/>
          <w:szCs w:val="24"/>
        </w:rPr>
        <w:t>（任务集合</w:t>
      </w:r>
      <w:r w:rsidR="00C61015" w:rsidRPr="00B65FAE">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w:t>
      </w:r>
      <w:r w:rsidR="00602FA7">
        <w:rPr>
          <w:rFonts w:ascii="Times New Roman" w:eastAsia="宋体" w:hAnsi="Times New Roman" w:cs="Times New Roman" w:hint="eastAsia"/>
          <w:kern w:val="0"/>
          <w:sz w:val="24"/>
          <w:szCs w:val="24"/>
        </w:rPr>
        <w:t>然后再返回基地。</w:t>
      </w:r>
      <w:r w:rsidRPr="00C61015">
        <w:rPr>
          <w:rFonts w:ascii="Times New Roman" w:eastAsia="宋体" w:hAnsi="Times New Roman" w:cs="Times New Roman"/>
          <w:kern w:val="0"/>
          <w:sz w:val="24"/>
          <w:szCs w:val="24"/>
        </w:rPr>
        <w:t>任务</w:t>
      </w:r>
      <w:r w:rsidR="00C61015" w:rsidRPr="00C61015">
        <w:rPr>
          <w:rFonts w:ascii="Times New Roman" w:eastAsia="宋体" w:hAnsi="Times New Roman" w:cs="Times New Roman"/>
          <w:i/>
          <w:kern w:val="0"/>
          <w:sz w:val="24"/>
          <w:szCs w:val="24"/>
        </w:rPr>
        <w:t xml:space="preserve">t </w:t>
      </w:r>
      <w:r w:rsidR="00C61015" w:rsidRPr="00C61015">
        <w:rPr>
          <w:rFonts w:ascii="Times New Roman" w:eastAsia="宋体" w:hAnsi="Times New Roman" w:cs="Times New Roman"/>
          <w:kern w:val="0"/>
          <w:sz w:val="24"/>
          <w:szCs w:val="24"/>
        </w:rPr>
        <w:t>(</w:t>
      </w:r>
      <w:r w:rsidR="00C61015" w:rsidRPr="00C61015">
        <w:rPr>
          <w:rFonts w:ascii="Times New Roman" w:eastAsia="宋体" w:hAnsi="Times New Roman" w:cs="Times New Roman"/>
          <w:kern w:val="0"/>
          <w:position w:val="-6"/>
          <w:sz w:val="24"/>
          <w:szCs w:val="24"/>
        </w:rPr>
        <w:object w:dxaOrig="520" w:dyaOrig="279" w14:anchorId="3121DD3F">
          <v:shape id="_x0000_i1035" type="#_x0000_t75" style="width:25.35pt;height:14.4pt" o:ole="">
            <v:imagedata r:id="rId28" o:title=""/>
          </v:shape>
          <o:OLEObject Type="Embed" ProgID="Equation.DSMT4" ShapeID="_x0000_i1035" DrawAspect="Content" ObjectID="_1624529852" r:id="rId29"/>
        </w:object>
      </w:r>
      <w:r w:rsidR="00C61015" w:rsidRPr="00C61015">
        <w:rPr>
          <w:rFonts w:ascii="Times New Roman" w:eastAsia="宋体" w:hAnsi="Times New Roman" w:cs="Times New Roman"/>
          <w:kern w:val="0"/>
          <w:sz w:val="24"/>
          <w:szCs w:val="24"/>
        </w:rPr>
        <w:t>)</w:t>
      </w:r>
      <w:r w:rsidRPr="00C61015">
        <w:rPr>
          <w:rFonts w:ascii="Times New Roman" w:eastAsia="宋体" w:hAnsi="Times New Roman" w:cs="Times New Roman"/>
          <w:kern w:val="0"/>
          <w:sz w:val="24"/>
          <w:szCs w:val="24"/>
        </w:rPr>
        <w:t>需要的</w:t>
      </w:r>
      <w:r w:rsidR="00C61015" w:rsidRPr="00C61015">
        <w:rPr>
          <w:rFonts w:ascii="Times New Roman" w:eastAsia="宋体" w:hAnsi="Times New Roman" w:cs="Times New Roman"/>
          <w:kern w:val="0"/>
          <w:sz w:val="24"/>
          <w:szCs w:val="24"/>
        </w:rPr>
        <w:t>持续观测时间为</w:t>
      </w:r>
      <w:r w:rsidR="00C05EB2" w:rsidRPr="00C61015">
        <w:rPr>
          <w:rFonts w:ascii="Times New Roman" w:eastAsia="宋体" w:hAnsi="Times New Roman" w:cs="Times New Roman"/>
          <w:kern w:val="0"/>
          <w:position w:val="-12"/>
          <w:sz w:val="24"/>
          <w:szCs w:val="24"/>
        </w:rPr>
        <w:object w:dxaOrig="440" w:dyaOrig="360" w14:anchorId="7B317959">
          <v:shape id="_x0000_i1036" type="#_x0000_t75" style="width:21.9pt;height:18.45pt" o:ole="">
            <v:imagedata r:id="rId30" o:title=""/>
          </v:shape>
          <o:OLEObject Type="Embed" ProgID="Equation.DSMT4" ShapeID="_x0000_i1036" DrawAspect="Content" ObjectID="_1624529853" r:id="rId31"/>
        </w:object>
      </w:r>
      <w:r w:rsidR="00C61015" w:rsidRPr="00C61015">
        <w:rPr>
          <w:rFonts w:ascii="Times New Roman" w:eastAsia="宋体" w:hAnsi="Times New Roman" w:cs="Times New Roman"/>
          <w:kern w:val="0"/>
          <w:sz w:val="24"/>
          <w:szCs w:val="24"/>
        </w:rPr>
        <w:t>,</w:t>
      </w:r>
      <w:r w:rsidR="00C61015" w:rsidRPr="00C61015">
        <w:rPr>
          <w:rFonts w:ascii="Times New Roman" w:hAnsi="Times New Roman" w:cs="Times New Roman"/>
        </w:rPr>
        <w:t xml:space="preserve"> </w:t>
      </w:r>
      <w:r w:rsidR="00C61015" w:rsidRPr="00C61015">
        <w:rPr>
          <w:rFonts w:ascii="Times New Roman" w:eastAsia="宋体" w:hAnsi="Times New Roman" w:cs="Times New Roman"/>
          <w:kern w:val="0"/>
          <w:sz w:val="24"/>
          <w:szCs w:val="24"/>
        </w:rPr>
        <w:t>当一架</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在观测任务</w:t>
      </w:r>
      <w:r w:rsidR="00C61015" w:rsidRPr="00C61015">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时，观测过程不能中断，也不能被另一个任务抢占，只有任务</w:t>
      </w:r>
      <w:r w:rsidR="00C61015" w:rsidRPr="00863DA6">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被完成后，</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才能去完成另一个任务。如果有两个任务</w:t>
      </w:r>
      <w:r w:rsidR="00C61015" w:rsidRPr="00C61015">
        <w:rPr>
          <w:rFonts w:ascii="Times New Roman" w:eastAsia="宋体" w:hAnsi="Times New Roman" w:cs="Times New Roman"/>
          <w:kern w:val="0"/>
          <w:position w:val="-14"/>
          <w:sz w:val="24"/>
          <w:szCs w:val="24"/>
        </w:rPr>
        <w:object w:dxaOrig="420" w:dyaOrig="380" w14:anchorId="340945C4">
          <v:shape id="_x0000_i1037" type="#_x0000_t75" style="width:20.75pt;height:19.6pt" o:ole="">
            <v:imagedata r:id="rId32" o:title=""/>
          </v:shape>
          <o:OLEObject Type="Embed" ProgID="Equation.DSMT4" ShapeID="_x0000_i1037" DrawAspect="Content" ObjectID="_1624529854" r:id="rId33"/>
        </w:object>
      </w:r>
      <w:r w:rsidR="00C61015" w:rsidRPr="00C61015">
        <w:rPr>
          <w:rFonts w:ascii="Times New Roman" w:eastAsia="宋体" w:hAnsi="Times New Roman" w:cs="Times New Roman"/>
          <w:kern w:val="0"/>
          <w:sz w:val="24"/>
          <w:szCs w:val="24"/>
        </w:rPr>
        <w:t>由同一架</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执行观测，</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在观测完</w:t>
      </w:r>
      <w:r w:rsidR="00C61015" w:rsidRPr="00C61015">
        <w:rPr>
          <w:rFonts w:ascii="Times New Roman" w:eastAsia="宋体" w:hAnsi="Times New Roman" w:cs="Times New Roman"/>
          <w:kern w:val="0"/>
          <w:position w:val="-12"/>
          <w:sz w:val="24"/>
          <w:szCs w:val="24"/>
        </w:rPr>
        <w:object w:dxaOrig="180" w:dyaOrig="360" w14:anchorId="62C6428C">
          <v:shape id="_x0000_i1038" type="#_x0000_t75" style="width:9.2pt;height:18.45pt" o:ole="">
            <v:imagedata r:id="rId34" o:title=""/>
          </v:shape>
          <o:OLEObject Type="Embed" ProgID="Equation.DSMT4" ShapeID="_x0000_i1038" DrawAspect="Content" ObjectID="_1624529855" r:id="rId35"/>
        </w:object>
      </w:r>
      <w:r w:rsidR="00C61015" w:rsidRPr="00C61015">
        <w:rPr>
          <w:rFonts w:ascii="Times New Roman" w:eastAsia="宋体" w:hAnsi="Times New Roman" w:cs="Times New Roman"/>
          <w:kern w:val="0"/>
          <w:sz w:val="24"/>
          <w:szCs w:val="24"/>
        </w:rPr>
        <w:t>后需要一个转换时间（</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w:t>
      </w:r>
      <w:r w:rsidR="00C61015" w:rsidRPr="00C61015">
        <w:rPr>
          <w:rFonts w:ascii="Times New Roman" w:eastAsia="宋体" w:hAnsi="Times New Roman" w:cs="Times New Roman"/>
          <w:kern w:val="0"/>
          <w:position w:val="-12"/>
          <w:sz w:val="24"/>
          <w:szCs w:val="24"/>
        </w:rPr>
        <w:object w:dxaOrig="180" w:dyaOrig="360" w14:anchorId="6AF3E699">
          <v:shape id="_x0000_i1039" type="#_x0000_t75" style="width:9.2pt;height:18.45pt" o:ole="">
            <v:imagedata r:id="rId34" o:title=""/>
          </v:shape>
          <o:OLEObject Type="Embed" ProgID="Equation.DSMT4" ShapeID="_x0000_i1039" DrawAspect="Content" ObjectID="_1624529856" r:id="rId36"/>
        </w:object>
      </w:r>
      <w:r w:rsidR="00C61015" w:rsidRPr="00C61015">
        <w:rPr>
          <w:rFonts w:ascii="Times New Roman" w:eastAsia="宋体" w:hAnsi="Times New Roman" w:cs="Times New Roman"/>
          <w:kern w:val="0"/>
          <w:sz w:val="24"/>
          <w:szCs w:val="24"/>
        </w:rPr>
        <w:t>的位置飞到</w:t>
      </w:r>
      <w:r w:rsidR="00C61015" w:rsidRPr="00C61015">
        <w:rPr>
          <w:rFonts w:ascii="Times New Roman" w:eastAsia="宋体" w:hAnsi="Times New Roman" w:cs="Times New Roman"/>
          <w:kern w:val="0"/>
          <w:position w:val="-14"/>
          <w:sz w:val="24"/>
          <w:szCs w:val="24"/>
        </w:rPr>
        <w:object w:dxaOrig="220" w:dyaOrig="380" w14:anchorId="29E27172">
          <v:shape id="_x0000_i1040" type="#_x0000_t75" style="width:10.35pt;height:19.6pt" o:ole="">
            <v:imagedata r:id="rId37" o:title=""/>
          </v:shape>
          <o:OLEObject Type="Embed" ProgID="Equation.DSMT4" ShapeID="_x0000_i1040" DrawAspect="Content" ObjectID="_1624529857" r:id="rId38"/>
        </w:object>
      </w:r>
      <w:r w:rsidR="00C61015" w:rsidRPr="00C61015">
        <w:rPr>
          <w:rFonts w:ascii="Times New Roman" w:eastAsia="宋体" w:hAnsi="Times New Roman" w:cs="Times New Roman"/>
          <w:kern w:val="0"/>
          <w:sz w:val="24"/>
          <w:szCs w:val="24"/>
        </w:rPr>
        <w:t>的位置需要的飞行时间），才能继续执行</w:t>
      </w:r>
      <w:r w:rsidR="00C61015" w:rsidRPr="00C61015">
        <w:rPr>
          <w:rFonts w:ascii="Times New Roman" w:eastAsia="宋体" w:hAnsi="Times New Roman" w:cs="Times New Roman"/>
          <w:kern w:val="0"/>
          <w:position w:val="-14"/>
          <w:sz w:val="24"/>
          <w:szCs w:val="24"/>
        </w:rPr>
        <w:object w:dxaOrig="220" w:dyaOrig="380" w14:anchorId="6F26F19C">
          <v:shape id="_x0000_i1041" type="#_x0000_t75" style="width:10.35pt;height:19.6pt" o:ole="">
            <v:imagedata r:id="rId37" o:title=""/>
          </v:shape>
          <o:OLEObject Type="Embed" ProgID="Equation.DSMT4" ShapeID="_x0000_i1041" DrawAspect="Content" ObjectID="_1624529858" r:id="rId39"/>
        </w:object>
      </w:r>
      <w:r w:rsidR="00C61015" w:rsidRPr="00C61015">
        <w:rPr>
          <w:rFonts w:ascii="Times New Roman" w:eastAsia="宋体" w:hAnsi="Times New Roman" w:cs="Times New Roman"/>
          <w:kern w:val="0"/>
          <w:sz w:val="24"/>
          <w:szCs w:val="24"/>
        </w:rPr>
        <w:t>，由于</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的资源限制和任务冲突，有些任务可能无法完成，因此确定一个最优的调度方案使得</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在满足各种约束条件下，完成任务获得总的收益值最大。</w:t>
      </w:r>
    </w:p>
    <w:p w14:paraId="2DE458F9" w14:textId="77777777" w:rsidR="00FD6581" w:rsidRDefault="00FD6581" w:rsidP="002728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sidR="004436C4">
        <w:rPr>
          <w:rFonts w:ascii="Times New Roman" w:eastAsia="宋体" w:hAnsi="Times New Roman" w:cs="Times New Roman" w:hint="eastAsia"/>
          <w:kern w:val="0"/>
          <w:sz w:val="24"/>
          <w:szCs w:val="24"/>
        </w:rPr>
        <w:t>任务的执行时间受到</w:t>
      </w:r>
      <w:r w:rsidR="004436C4">
        <w:rPr>
          <w:rFonts w:ascii="Times New Roman" w:eastAsia="宋体" w:hAnsi="Times New Roman" w:cs="Times New Roman" w:hint="eastAsia"/>
          <w:kern w:val="0"/>
          <w:sz w:val="24"/>
          <w:szCs w:val="24"/>
        </w:rPr>
        <w:t>U</w:t>
      </w:r>
      <w:r w:rsidR="004436C4">
        <w:rPr>
          <w:rFonts w:ascii="Times New Roman" w:eastAsia="宋体" w:hAnsi="Times New Roman" w:cs="Times New Roman"/>
          <w:kern w:val="0"/>
          <w:sz w:val="24"/>
          <w:szCs w:val="24"/>
        </w:rPr>
        <w:t>AV</w:t>
      </w:r>
      <w:r w:rsidR="004436C4">
        <w:rPr>
          <w:rFonts w:ascii="Times New Roman" w:eastAsia="宋体" w:hAnsi="Times New Roman" w:cs="Times New Roman" w:hint="eastAsia"/>
          <w:kern w:val="0"/>
          <w:sz w:val="24"/>
          <w:szCs w:val="24"/>
        </w:rPr>
        <w:t>的飞行速度</w:t>
      </w:r>
      <w:r w:rsidR="004436C4" w:rsidRPr="00272833">
        <w:rPr>
          <w:rFonts w:ascii="Times New Roman" w:eastAsia="宋体" w:hAnsi="Times New Roman" w:cs="Times New Roman" w:hint="eastAsia"/>
          <w:i/>
          <w:kern w:val="0"/>
          <w:sz w:val="24"/>
          <w:szCs w:val="24"/>
        </w:rPr>
        <w:t>V</w:t>
      </w:r>
      <w:r w:rsidR="008C2C2C" w:rsidRPr="008C2C2C">
        <w:rPr>
          <w:rFonts w:ascii="Times New Roman" w:eastAsia="宋体" w:hAnsi="Times New Roman" w:cs="Times New Roman"/>
          <w:i/>
          <w:kern w:val="0"/>
          <w:sz w:val="24"/>
          <w:szCs w:val="24"/>
          <w:vertAlign w:val="subscript"/>
        </w:rPr>
        <w:t>u</w:t>
      </w:r>
      <w:r w:rsidR="004436C4">
        <w:rPr>
          <w:rFonts w:ascii="Times New Roman" w:eastAsia="宋体" w:hAnsi="Times New Roman" w:cs="Times New Roman" w:hint="eastAsia"/>
          <w:kern w:val="0"/>
          <w:sz w:val="24"/>
          <w:szCs w:val="24"/>
        </w:rPr>
        <w:t>和任务与基地</w:t>
      </w:r>
      <w:r w:rsidR="004436C4" w:rsidRPr="00272833">
        <w:rPr>
          <w:rFonts w:ascii="Times New Roman" w:eastAsia="宋体" w:hAnsi="Times New Roman" w:cs="Times New Roman" w:hint="eastAsia"/>
          <w:i/>
          <w:kern w:val="0"/>
          <w:sz w:val="24"/>
          <w:szCs w:val="24"/>
        </w:rPr>
        <w:t>M</w:t>
      </w:r>
      <w:r w:rsidR="004436C4">
        <w:rPr>
          <w:rFonts w:ascii="Times New Roman" w:eastAsia="宋体" w:hAnsi="Times New Roman" w:cs="Times New Roman"/>
          <w:kern w:val="0"/>
          <w:sz w:val="24"/>
          <w:szCs w:val="24"/>
        </w:rPr>
        <w:t>+1</w:t>
      </w:r>
      <w:r w:rsidR="004436C4">
        <w:rPr>
          <w:rFonts w:ascii="Times New Roman" w:eastAsia="宋体" w:hAnsi="Times New Roman" w:cs="Times New Roman" w:hint="eastAsia"/>
          <w:kern w:val="0"/>
          <w:sz w:val="24"/>
          <w:szCs w:val="24"/>
        </w:rPr>
        <w:t>之间的距离</w:t>
      </w:r>
      <w:r w:rsidR="004436C4" w:rsidRPr="004436C4">
        <w:rPr>
          <w:rFonts w:ascii="Times New Roman" w:eastAsia="宋体" w:hAnsi="Times New Roman" w:cs="Times New Roman"/>
          <w:kern w:val="0"/>
          <w:position w:val="-14"/>
          <w:sz w:val="24"/>
          <w:szCs w:val="24"/>
        </w:rPr>
        <w:object w:dxaOrig="580" w:dyaOrig="380" w14:anchorId="440FEDA6">
          <v:shape id="_x0000_i1042" type="#_x0000_t75" style="width:29.4pt;height:19.6pt" o:ole="">
            <v:imagedata r:id="rId40" o:title=""/>
          </v:shape>
          <o:OLEObject Type="Embed" ProgID="Equation.DSMT4" ShapeID="_x0000_i1042" DrawAspect="Content" ObjectID="_1624529859" r:id="rId41"/>
        </w:object>
      </w:r>
      <w:r w:rsidR="004436C4">
        <w:rPr>
          <w:rFonts w:ascii="Times New Roman" w:eastAsia="宋体" w:hAnsi="Times New Roman" w:cs="Times New Roman" w:hint="eastAsia"/>
          <w:kern w:val="0"/>
          <w:sz w:val="24"/>
          <w:szCs w:val="24"/>
        </w:rPr>
        <w:t>限制</w:t>
      </w:r>
      <w:r w:rsidR="00777531">
        <w:rPr>
          <w:rFonts w:ascii="Times New Roman" w:eastAsia="宋体" w:hAnsi="Times New Roman" w:cs="Times New Roman" w:hint="eastAsia"/>
          <w:kern w:val="0"/>
          <w:sz w:val="24"/>
          <w:szCs w:val="24"/>
        </w:rPr>
        <w:t>。</w:t>
      </w:r>
      <w:r w:rsidR="004436C4">
        <w:rPr>
          <w:rFonts w:ascii="Times New Roman" w:eastAsia="宋体" w:hAnsi="Times New Roman" w:cs="Times New Roman" w:hint="eastAsia"/>
          <w:kern w:val="0"/>
          <w:sz w:val="24"/>
          <w:szCs w:val="24"/>
        </w:rPr>
        <w:t>假设在</w:t>
      </w:r>
      <w:r w:rsidR="004436C4">
        <w:rPr>
          <w:rFonts w:ascii="Times New Roman" w:eastAsia="宋体" w:hAnsi="Times New Roman" w:cs="Times New Roman" w:hint="eastAsia"/>
          <w:kern w:val="0"/>
          <w:sz w:val="24"/>
          <w:szCs w:val="24"/>
        </w:rPr>
        <w:t>U</w:t>
      </w:r>
      <w:r w:rsidR="004436C4">
        <w:rPr>
          <w:rFonts w:ascii="Times New Roman" w:eastAsia="宋体" w:hAnsi="Times New Roman" w:cs="Times New Roman"/>
          <w:kern w:val="0"/>
          <w:sz w:val="24"/>
          <w:szCs w:val="24"/>
        </w:rPr>
        <w:t>AV</w:t>
      </w:r>
      <w:r w:rsidR="004436C4" w:rsidRPr="00272833">
        <w:rPr>
          <w:rFonts w:ascii="Times New Roman" w:eastAsia="宋体" w:hAnsi="Times New Roman" w:cs="Times New Roman"/>
          <w:i/>
          <w:kern w:val="0"/>
          <w:sz w:val="24"/>
          <w:szCs w:val="24"/>
        </w:rPr>
        <w:t xml:space="preserve"> u</w:t>
      </w:r>
      <w:r w:rsidR="004436C4">
        <w:rPr>
          <w:rFonts w:ascii="Times New Roman" w:eastAsia="宋体" w:hAnsi="Times New Roman" w:cs="Times New Roman" w:hint="eastAsia"/>
          <w:kern w:val="0"/>
          <w:sz w:val="24"/>
          <w:szCs w:val="24"/>
        </w:rPr>
        <w:t>下</w:t>
      </w:r>
      <w:r w:rsidR="000432BE">
        <w:rPr>
          <w:rFonts w:ascii="Times New Roman" w:eastAsia="宋体" w:hAnsi="Times New Roman" w:cs="Times New Roman" w:hint="eastAsia"/>
          <w:kern w:val="0"/>
          <w:sz w:val="24"/>
          <w:szCs w:val="24"/>
        </w:rPr>
        <w:t>，</w:t>
      </w:r>
      <w:r w:rsidR="000A2AAC" w:rsidRPr="009F12EC">
        <w:rPr>
          <w:rFonts w:ascii="Times New Roman" w:eastAsia="宋体" w:hAnsi="Times New Roman" w:cs="Times New Roman"/>
          <w:kern w:val="0"/>
          <w:position w:val="-12"/>
          <w:sz w:val="24"/>
          <w:szCs w:val="24"/>
        </w:rPr>
        <w:object w:dxaOrig="4260" w:dyaOrig="380" w14:anchorId="321CDC70">
          <v:shape id="_x0000_i1043" type="#_x0000_t75" style="width:212.55pt;height:19.6pt" o:ole="">
            <v:imagedata r:id="rId42" o:title=""/>
          </v:shape>
          <o:OLEObject Type="Embed" ProgID="Equation.DSMT4" ShapeID="_x0000_i1043" DrawAspect="Content" ObjectID="_1624529860" r:id="rId43"/>
        </w:object>
      </w:r>
      <w:r w:rsidR="00777531">
        <w:rPr>
          <w:rFonts w:ascii="Times New Roman" w:eastAsia="宋体" w:hAnsi="Times New Roman" w:cs="Times New Roman" w:hint="eastAsia"/>
          <w:kern w:val="0"/>
          <w:sz w:val="24"/>
          <w:szCs w:val="24"/>
        </w:rPr>
        <w:t>为待观测任务的可见</w:t>
      </w:r>
      <w:r w:rsidR="000432BE">
        <w:rPr>
          <w:rFonts w:ascii="Times New Roman" w:eastAsia="宋体" w:hAnsi="Times New Roman" w:cs="Times New Roman" w:hint="eastAsia"/>
          <w:kern w:val="0"/>
          <w:sz w:val="24"/>
          <w:szCs w:val="24"/>
        </w:rPr>
        <w:t>时段。</w:t>
      </w:r>
      <w:r w:rsidR="00777531">
        <w:rPr>
          <w:rFonts w:ascii="Times New Roman" w:eastAsia="宋体" w:hAnsi="Times New Roman" w:cs="Times New Roman" w:hint="eastAsia"/>
          <w:kern w:val="0"/>
          <w:sz w:val="24"/>
          <w:szCs w:val="24"/>
        </w:rPr>
        <w:t>其中，</w:t>
      </w:r>
      <w:r w:rsidR="00777531" w:rsidRPr="00777531">
        <w:rPr>
          <w:rFonts w:ascii="Times New Roman" w:eastAsia="宋体" w:hAnsi="Times New Roman" w:cs="Times New Roman"/>
          <w:kern w:val="0"/>
          <w:position w:val="-12"/>
          <w:sz w:val="24"/>
          <w:szCs w:val="24"/>
        </w:rPr>
        <w:object w:dxaOrig="320" w:dyaOrig="380" w14:anchorId="18417414">
          <v:shape id="_x0000_i1044" type="#_x0000_t75" style="width:15.55pt;height:19.6pt" o:ole="">
            <v:imagedata r:id="rId44" o:title=""/>
          </v:shape>
          <o:OLEObject Type="Embed" ProgID="Equation.DSMT4" ShapeID="_x0000_i1044" DrawAspect="Content" ObjectID="_1624529861" r:id="rId45"/>
        </w:object>
      </w:r>
      <w:r w:rsidR="00777531">
        <w:rPr>
          <w:rFonts w:ascii="Times New Roman" w:eastAsia="宋体" w:hAnsi="Times New Roman" w:cs="Times New Roman" w:hint="eastAsia"/>
          <w:kern w:val="0"/>
          <w:sz w:val="24"/>
          <w:szCs w:val="24"/>
        </w:rPr>
        <w:t>表示任务的最早可见时间，</w:t>
      </w:r>
      <w:r w:rsidR="00777531" w:rsidRPr="00777531">
        <w:rPr>
          <w:rFonts w:ascii="Times New Roman" w:eastAsia="宋体" w:hAnsi="Times New Roman" w:cs="Times New Roman"/>
          <w:kern w:val="0"/>
          <w:position w:val="-12"/>
          <w:sz w:val="24"/>
          <w:szCs w:val="24"/>
        </w:rPr>
        <w:object w:dxaOrig="320" w:dyaOrig="380" w14:anchorId="220EF05E">
          <v:shape id="_x0000_i1045" type="#_x0000_t75" style="width:15.55pt;height:19.6pt" o:ole="">
            <v:imagedata r:id="rId46" o:title=""/>
          </v:shape>
          <o:OLEObject Type="Embed" ProgID="Equation.DSMT4" ShapeID="_x0000_i1045" DrawAspect="Content" ObjectID="_1624529862" r:id="rId47"/>
        </w:object>
      </w:r>
      <w:r w:rsidR="00777531">
        <w:rPr>
          <w:rFonts w:ascii="Times New Roman" w:eastAsia="宋体" w:hAnsi="Times New Roman" w:cs="Times New Roman" w:hint="eastAsia"/>
          <w:kern w:val="0"/>
          <w:sz w:val="24"/>
          <w:szCs w:val="24"/>
        </w:rPr>
        <w:t>表示任务的最晚可见时间。根据</w:t>
      </w:r>
      <w:r w:rsidR="00777531">
        <w:rPr>
          <w:rFonts w:ascii="Times New Roman" w:eastAsia="宋体" w:hAnsi="Times New Roman" w:cs="Times New Roman" w:hint="eastAsia"/>
          <w:kern w:val="0"/>
          <w:sz w:val="24"/>
          <w:szCs w:val="24"/>
        </w:rPr>
        <w:t>U</w:t>
      </w:r>
      <w:r w:rsidR="00777531">
        <w:rPr>
          <w:rFonts w:ascii="Times New Roman" w:eastAsia="宋体" w:hAnsi="Times New Roman" w:cs="Times New Roman"/>
          <w:kern w:val="0"/>
          <w:sz w:val="24"/>
          <w:szCs w:val="24"/>
        </w:rPr>
        <w:t>AV</w:t>
      </w:r>
      <w:r w:rsidR="00777531">
        <w:rPr>
          <w:rFonts w:ascii="Times New Roman" w:eastAsia="宋体" w:hAnsi="Times New Roman" w:cs="Times New Roman" w:hint="eastAsia"/>
          <w:kern w:val="0"/>
          <w:sz w:val="24"/>
          <w:szCs w:val="24"/>
        </w:rPr>
        <w:t>的性质，可得</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184B" w14:paraId="6D39015E" w14:textId="77777777" w:rsidTr="00BB6FD2">
        <w:tc>
          <w:tcPr>
            <w:tcW w:w="2765" w:type="dxa"/>
          </w:tcPr>
          <w:p w14:paraId="2C36145C" w14:textId="77777777" w:rsidR="00A0184B" w:rsidRDefault="00A0184B" w:rsidP="00A0184B">
            <w:pPr>
              <w:widowControl/>
              <w:snapToGrid w:val="0"/>
              <w:spacing w:line="360" w:lineRule="auto"/>
              <w:rPr>
                <w:rFonts w:ascii="Times New Roman" w:hAnsi="Times New Roman"/>
                <w:kern w:val="0"/>
                <w:sz w:val="24"/>
                <w:szCs w:val="24"/>
              </w:rPr>
            </w:pPr>
          </w:p>
        </w:tc>
        <w:tc>
          <w:tcPr>
            <w:tcW w:w="2765" w:type="dxa"/>
            <w:vAlign w:val="center"/>
          </w:tcPr>
          <w:p w14:paraId="31B7E756" w14:textId="77777777" w:rsidR="00A0184B" w:rsidRDefault="008C2C2C" w:rsidP="00BB6FD2">
            <w:pPr>
              <w:widowControl/>
              <w:snapToGrid w:val="0"/>
              <w:spacing w:line="360" w:lineRule="auto"/>
              <w:jc w:val="center"/>
              <w:rPr>
                <w:rFonts w:ascii="Times New Roman" w:hAnsi="Times New Roman"/>
                <w:kern w:val="0"/>
                <w:sz w:val="24"/>
                <w:szCs w:val="24"/>
              </w:rPr>
            </w:pPr>
            <w:r w:rsidRPr="008C2C2C">
              <w:rPr>
                <w:rFonts w:ascii="Times New Roman" w:eastAsiaTheme="minorEastAsia" w:hAnsi="Times New Roman" w:cstheme="minorBidi"/>
                <w:kern w:val="0"/>
                <w:position w:val="-30"/>
                <w:sz w:val="24"/>
                <w:szCs w:val="24"/>
              </w:rPr>
              <w:object w:dxaOrig="2220" w:dyaOrig="700" w14:anchorId="32281C78">
                <v:shape id="_x0000_i1046" type="#_x0000_t75" style="width:111.15pt;height:35.15pt" o:ole="">
                  <v:imagedata r:id="rId48" o:title=""/>
                </v:shape>
                <o:OLEObject Type="Embed" ProgID="Equation.DSMT4" ShapeID="_x0000_i1046" DrawAspect="Content" ObjectID="_1624529863" r:id="rId49"/>
              </w:object>
            </w:r>
          </w:p>
        </w:tc>
        <w:tc>
          <w:tcPr>
            <w:tcW w:w="2766" w:type="dxa"/>
            <w:vAlign w:val="center"/>
          </w:tcPr>
          <w:p w14:paraId="7732A6E1" w14:textId="77777777" w:rsidR="00A0184B" w:rsidRDefault="00A0184B" w:rsidP="00BB6FD2">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p>
        </w:tc>
      </w:tr>
    </w:tbl>
    <w:p w14:paraId="3EF66843" w14:textId="77777777" w:rsidR="00777531" w:rsidRDefault="00777531" w:rsidP="00B742BD">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sidR="000A2AAC" w:rsidRPr="00777531">
        <w:rPr>
          <w:rFonts w:ascii="Times New Roman" w:eastAsia="宋体" w:hAnsi="Times New Roman" w:cs="Times New Roman"/>
          <w:kern w:val="0"/>
          <w:position w:val="-18"/>
          <w:sz w:val="24"/>
          <w:szCs w:val="24"/>
        </w:rPr>
        <w:object w:dxaOrig="4700" w:dyaOrig="480" w14:anchorId="47D8E4A9">
          <v:shape id="_x0000_i1047" type="#_x0000_t75" style="width:235pt;height:24.2pt" o:ole="">
            <v:imagedata r:id="rId50" o:title=""/>
          </v:shape>
          <o:OLEObject Type="Embed" ProgID="Equation.DSMT4" ShapeID="_x0000_i1047" DrawAspect="Content" ObjectID="_1624529864" r:id="rId51"/>
        </w:object>
      </w:r>
      <w:r w:rsidR="003124DD">
        <w:rPr>
          <w:rFonts w:ascii="Times New Roman" w:eastAsia="宋体" w:hAnsi="Times New Roman" w:cs="Times New Roman" w:hint="eastAsia"/>
          <w:kern w:val="0"/>
          <w:sz w:val="24"/>
          <w:szCs w:val="24"/>
        </w:rPr>
        <w:t>为待观测任务在</w:t>
      </w:r>
      <w:r w:rsidR="003124DD">
        <w:rPr>
          <w:rFonts w:ascii="Times New Roman" w:eastAsia="宋体" w:hAnsi="Times New Roman" w:cs="Times New Roman" w:hint="eastAsia"/>
          <w:kern w:val="0"/>
          <w:sz w:val="24"/>
          <w:szCs w:val="24"/>
        </w:rPr>
        <w:t>U</w:t>
      </w:r>
      <w:r w:rsidR="003124DD">
        <w:rPr>
          <w:rFonts w:ascii="Times New Roman" w:eastAsia="宋体" w:hAnsi="Times New Roman" w:cs="Times New Roman"/>
          <w:kern w:val="0"/>
          <w:sz w:val="24"/>
          <w:szCs w:val="24"/>
        </w:rPr>
        <w:t xml:space="preserve">AV </w:t>
      </w:r>
      <w:r w:rsidR="003124DD" w:rsidRPr="003124DD">
        <w:rPr>
          <w:rFonts w:ascii="Times New Roman" w:eastAsia="宋体" w:hAnsi="Times New Roman" w:cs="Times New Roman" w:hint="eastAsia"/>
          <w:i/>
          <w:kern w:val="0"/>
          <w:sz w:val="24"/>
          <w:szCs w:val="24"/>
        </w:rPr>
        <w:t>u</w:t>
      </w:r>
      <w:r w:rsidR="003124DD" w:rsidRPr="003124DD">
        <w:rPr>
          <w:rFonts w:ascii="Times New Roman" w:eastAsia="宋体" w:hAnsi="Times New Roman" w:cs="Times New Roman" w:hint="eastAsia"/>
          <w:kern w:val="0"/>
          <w:sz w:val="24"/>
          <w:szCs w:val="24"/>
        </w:rPr>
        <w:t>观测下</w:t>
      </w:r>
      <w:r w:rsidR="003124DD">
        <w:rPr>
          <w:rFonts w:ascii="Times New Roman" w:eastAsia="宋体" w:hAnsi="Times New Roman" w:cs="Times New Roman" w:hint="eastAsia"/>
          <w:kern w:val="0"/>
          <w:sz w:val="24"/>
          <w:szCs w:val="24"/>
        </w:rPr>
        <w:t>的有效观测</w:t>
      </w:r>
      <w:r w:rsidR="0095248F">
        <w:rPr>
          <w:rFonts w:ascii="Times New Roman" w:eastAsia="宋体" w:hAnsi="Times New Roman" w:cs="Times New Roman" w:hint="eastAsia"/>
          <w:kern w:val="0"/>
          <w:sz w:val="24"/>
          <w:szCs w:val="24"/>
        </w:rPr>
        <w:t>时间窗</w:t>
      </w:r>
      <w:r w:rsidR="00AC466D">
        <w:rPr>
          <w:rFonts w:ascii="Times New Roman" w:eastAsia="宋体" w:hAnsi="Times New Roman" w:cs="Times New Roman" w:hint="eastAsia"/>
          <w:kern w:val="0"/>
          <w:sz w:val="24"/>
          <w:szCs w:val="24"/>
        </w:rPr>
        <w:t>。其中，</w:t>
      </w:r>
      <w:r w:rsidR="00AC466D" w:rsidRPr="00AC466D">
        <w:rPr>
          <w:rFonts w:ascii="Times New Roman" w:eastAsia="宋体" w:hAnsi="Times New Roman" w:cs="Times New Roman"/>
          <w:kern w:val="0"/>
          <w:position w:val="-12"/>
          <w:sz w:val="24"/>
          <w:szCs w:val="24"/>
        </w:rPr>
        <w:object w:dxaOrig="480" w:dyaOrig="380" w14:anchorId="66C902A8">
          <v:shape id="_x0000_i1048" type="#_x0000_t75" style="width:24.2pt;height:19.6pt" o:ole="">
            <v:imagedata r:id="rId52" o:title=""/>
          </v:shape>
          <o:OLEObject Type="Embed" ProgID="Equation.DSMT4" ShapeID="_x0000_i1048" DrawAspect="Content" ObjectID="_1624529865" r:id="rId53"/>
        </w:object>
      </w:r>
      <w:r w:rsidR="00AC466D">
        <w:rPr>
          <w:rFonts w:ascii="Times New Roman" w:eastAsia="宋体" w:hAnsi="Times New Roman" w:cs="Times New Roman" w:hint="eastAsia"/>
          <w:kern w:val="0"/>
          <w:sz w:val="24"/>
          <w:szCs w:val="24"/>
        </w:rPr>
        <w:t>表示任务的最早开始执行时间，</w:t>
      </w:r>
      <w:r w:rsidR="00AC466D" w:rsidRPr="00AC466D">
        <w:rPr>
          <w:rFonts w:ascii="Times New Roman" w:eastAsia="宋体" w:hAnsi="Times New Roman" w:cs="Times New Roman"/>
          <w:kern w:val="0"/>
          <w:position w:val="-12"/>
          <w:sz w:val="24"/>
          <w:szCs w:val="24"/>
        </w:rPr>
        <w:object w:dxaOrig="480" w:dyaOrig="380" w14:anchorId="4877CA03">
          <v:shape id="_x0000_i1049" type="#_x0000_t75" style="width:24.2pt;height:19.6pt" o:ole="">
            <v:imagedata r:id="rId54" o:title=""/>
          </v:shape>
          <o:OLEObject Type="Embed" ProgID="Equation.DSMT4" ShapeID="_x0000_i1049" DrawAspect="Content" ObjectID="_1624529866" r:id="rId55"/>
        </w:object>
      </w:r>
      <w:r w:rsidR="00AC466D">
        <w:rPr>
          <w:rFonts w:ascii="Times New Roman" w:eastAsia="宋体" w:hAnsi="Times New Roman" w:cs="Times New Roman" w:hint="eastAsia"/>
          <w:kern w:val="0"/>
          <w:sz w:val="24"/>
          <w:szCs w:val="24"/>
        </w:rPr>
        <w:t>表示任务的最晚执行结束时间</w:t>
      </w:r>
      <w:r w:rsidR="003E3F85">
        <w:rPr>
          <w:rFonts w:ascii="Times New Roman" w:eastAsia="宋体" w:hAnsi="Times New Roman" w:cs="Times New Roman" w:hint="eastAsia"/>
          <w:kern w:val="0"/>
          <w:sz w:val="24"/>
          <w:szCs w:val="24"/>
        </w:rPr>
        <w:t>。</w:t>
      </w:r>
      <w:r w:rsidR="000A2AAC">
        <w:rPr>
          <w:rFonts w:ascii="Times New Roman" w:eastAsia="宋体" w:hAnsi="Times New Roman" w:cs="Times New Roman" w:hint="eastAsia"/>
          <w:kern w:val="0"/>
          <w:sz w:val="24"/>
          <w:szCs w:val="24"/>
        </w:rPr>
        <w:t>如图</w:t>
      </w:r>
      <w:r w:rsidR="00F90BA7">
        <w:rPr>
          <w:rFonts w:ascii="Times New Roman" w:eastAsia="宋体" w:hAnsi="Times New Roman" w:cs="Times New Roman"/>
          <w:kern w:val="0"/>
          <w:sz w:val="24"/>
          <w:szCs w:val="24"/>
        </w:rPr>
        <w:t>2</w:t>
      </w:r>
      <w:r w:rsidR="00B6374E">
        <w:rPr>
          <w:rFonts w:ascii="Times New Roman" w:eastAsia="宋体" w:hAnsi="Times New Roman" w:cs="Times New Roman" w:hint="eastAsia"/>
          <w:kern w:val="0"/>
          <w:sz w:val="24"/>
          <w:szCs w:val="24"/>
        </w:rPr>
        <w:t>，是其中一种情况下的有效观测时间窗示意图</w:t>
      </w:r>
      <w:r w:rsidR="000A2AAC">
        <w:rPr>
          <w:rFonts w:ascii="Times New Roman" w:eastAsia="宋体" w:hAnsi="Times New Roman" w:cs="Times New Roman" w:hint="eastAsia"/>
          <w:kern w:val="0"/>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5116"/>
        <w:gridCol w:w="1750"/>
      </w:tblGrid>
      <w:tr w:rsidR="00666206" w14:paraId="66817EC4" w14:textId="77777777" w:rsidTr="00E17D35">
        <w:tc>
          <w:tcPr>
            <w:tcW w:w="1442" w:type="dxa"/>
          </w:tcPr>
          <w:p w14:paraId="0E0AA896" w14:textId="77777777" w:rsidR="00666206" w:rsidRDefault="00666206" w:rsidP="00666206">
            <w:pPr>
              <w:widowControl/>
              <w:snapToGrid w:val="0"/>
              <w:spacing w:line="360" w:lineRule="auto"/>
              <w:rPr>
                <w:rFonts w:ascii="Times New Roman" w:hAnsi="Times New Roman"/>
                <w:kern w:val="0"/>
                <w:sz w:val="24"/>
                <w:szCs w:val="24"/>
              </w:rPr>
            </w:pPr>
          </w:p>
        </w:tc>
        <w:tc>
          <w:tcPr>
            <w:tcW w:w="5112" w:type="dxa"/>
            <w:vAlign w:val="center"/>
          </w:tcPr>
          <w:p w14:paraId="49F23897" w14:textId="77777777" w:rsidR="00666206" w:rsidRDefault="00666206" w:rsidP="00666206">
            <w:pPr>
              <w:widowControl/>
              <w:snapToGrid w:val="0"/>
              <w:spacing w:line="360" w:lineRule="auto"/>
              <w:jc w:val="center"/>
              <w:rPr>
                <w:rFonts w:ascii="Times New Roman" w:hAnsi="Times New Roman"/>
                <w:kern w:val="0"/>
                <w:sz w:val="24"/>
                <w:szCs w:val="24"/>
              </w:rPr>
            </w:pPr>
            <w:r w:rsidRPr="00E37786">
              <w:rPr>
                <w:rFonts w:ascii="Times New Roman" w:eastAsiaTheme="minorEastAsia" w:hAnsi="Times New Roman" w:cstheme="minorBidi"/>
                <w:kern w:val="0"/>
                <w:position w:val="-12"/>
                <w:sz w:val="24"/>
                <w:szCs w:val="24"/>
              </w:rPr>
              <w:object w:dxaOrig="4900" w:dyaOrig="380" w14:anchorId="368DACE8">
                <v:shape id="_x0000_i1050" type="#_x0000_t75" style="width:244.8pt;height:19.6pt" o:ole="">
                  <v:imagedata r:id="rId56" o:title=""/>
                </v:shape>
                <o:OLEObject Type="Embed" ProgID="Equation.DSMT4" ShapeID="_x0000_i1050" DrawAspect="Content" ObjectID="_1624529867" r:id="rId57"/>
              </w:object>
            </w:r>
          </w:p>
        </w:tc>
        <w:tc>
          <w:tcPr>
            <w:tcW w:w="1752" w:type="dxa"/>
            <w:vAlign w:val="center"/>
          </w:tcPr>
          <w:p w14:paraId="6C71D83D" w14:textId="77777777" w:rsidR="00666206" w:rsidRDefault="00666206" w:rsidP="0066620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Pr>
                <w:rFonts w:ascii="Times New Roman" w:hAnsi="Times New Roman" w:hint="eastAsia"/>
                <w:kern w:val="0"/>
                <w:sz w:val="24"/>
                <w:szCs w:val="24"/>
              </w:rPr>
              <w:t>）</w:t>
            </w:r>
          </w:p>
        </w:tc>
      </w:tr>
    </w:tbl>
    <w:p w14:paraId="10E9008B" w14:textId="77777777" w:rsidR="000F5A9D" w:rsidRDefault="00E17D35" w:rsidP="00E17D35">
      <w:pPr>
        <w:widowControl/>
        <w:snapToGrid w:val="0"/>
        <w:spacing w:line="360" w:lineRule="auto"/>
        <w:jc w:val="center"/>
      </w:pPr>
      <w:r>
        <w:object w:dxaOrig="6091" w:dyaOrig="1441" w14:anchorId="742F159F">
          <v:shape id="_x0000_i1051" type="#_x0000_t75" style="width:304.7pt;height:1in" o:ole="">
            <v:imagedata r:id="rId58" o:title=""/>
          </v:shape>
          <o:OLEObject Type="Embed" ProgID="Visio.Drawing.15" ShapeID="_x0000_i1051" DrawAspect="Content" ObjectID="_1624529868" r:id="rId59"/>
        </w:object>
      </w:r>
    </w:p>
    <w:p w14:paraId="55C69815" w14:textId="77777777" w:rsidR="000F5A9D" w:rsidRPr="00437D04" w:rsidRDefault="000F5A9D" w:rsidP="002B550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2</w:t>
      </w:r>
      <w:r w:rsidRPr="00437D04">
        <w:rPr>
          <w:rFonts w:ascii="Times New Roman" w:eastAsia="宋体" w:hAnsi="Times New Roman" w:cs="Times New Roman"/>
          <w:kern w:val="0"/>
          <w:szCs w:val="21"/>
        </w:rPr>
        <w:t xml:space="preserve"> </w:t>
      </w:r>
      <w:r w:rsidR="00B6374E" w:rsidRPr="00437D04">
        <w:rPr>
          <w:rFonts w:ascii="Times New Roman" w:eastAsia="宋体" w:hAnsi="Times New Roman" w:cs="Times New Roman" w:hint="eastAsia"/>
          <w:kern w:val="0"/>
          <w:szCs w:val="21"/>
        </w:rPr>
        <w:t>任务的有效观测时间窗</w:t>
      </w:r>
      <w:r w:rsidR="002B550C" w:rsidRPr="00437D04">
        <w:rPr>
          <w:rFonts w:ascii="Times New Roman" w:eastAsia="宋体" w:hAnsi="Times New Roman" w:cs="Times New Roman" w:hint="eastAsia"/>
          <w:kern w:val="0"/>
          <w:szCs w:val="21"/>
        </w:rPr>
        <w:t>示意图</w:t>
      </w:r>
    </w:p>
    <w:p w14:paraId="3EC53153" w14:textId="77777777" w:rsidR="002B550C" w:rsidRPr="00437D04" w:rsidRDefault="002B550C" w:rsidP="002B550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Fig.2 Diagram of the effective observation time window of task</w:t>
      </w:r>
    </w:p>
    <w:p w14:paraId="2E0212DF" w14:textId="77777777" w:rsidR="00666206" w:rsidRDefault="003961A8" w:rsidP="00666206">
      <w:pPr>
        <w:widowControl/>
        <w:snapToGrid w:val="0"/>
        <w:spacing w:line="360" w:lineRule="auto"/>
        <w:ind w:firstLineChars="200" w:firstLine="480"/>
        <w:jc w:val="left"/>
        <w:rPr>
          <w:rFonts w:ascii="Times New Roman" w:eastAsia="宋体" w:hAnsi="Times New Roman" w:cs="Times New Roman"/>
          <w:kern w:val="0"/>
          <w:sz w:val="24"/>
          <w:szCs w:val="24"/>
        </w:rPr>
      </w:pPr>
      <w:r w:rsidRPr="00087411">
        <w:rPr>
          <w:rFonts w:ascii="Times New Roman" w:eastAsia="宋体" w:hAnsi="Times New Roman" w:cs="Times New Roman"/>
          <w:kern w:val="0"/>
          <w:sz w:val="24"/>
          <w:szCs w:val="24"/>
        </w:rPr>
        <w:t>MUCTPP</w:t>
      </w:r>
      <w:r>
        <w:rPr>
          <w:rFonts w:ascii="Times New Roman" w:eastAsia="宋体" w:hAnsi="Times New Roman" w:cs="Times New Roman" w:hint="eastAsia"/>
          <w:kern w:val="0"/>
          <w:sz w:val="24"/>
          <w:szCs w:val="24"/>
        </w:rPr>
        <w:t>的优化目标：完成任务获得的总收益值最大。决策变量</w:t>
      </w:r>
      <w:r w:rsidRPr="003961A8">
        <w:rPr>
          <w:rFonts w:ascii="Times New Roman" w:eastAsia="宋体" w:hAnsi="Times New Roman" w:cs="Times New Roman"/>
          <w:kern w:val="0"/>
          <w:position w:val="-14"/>
          <w:sz w:val="24"/>
          <w:szCs w:val="24"/>
        </w:rPr>
        <w:object w:dxaOrig="660" w:dyaOrig="400" w14:anchorId="4D5D70B1">
          <v:shape id="_x0000_i1052" type="#_x0000_t75" style="width:32.85pt;height:20.15pt" o:ole="">
            <v:imagedata r:id="rId60" o:title=""/>
          </v:shape>
          <o:OLEObject Type="Embed" ProgID="Equation.DSMT4" ShapeID="_x0000_i1052" DrawAspect="Content" ObjectID="_1624529869" r:id="rId61"/>
        </w:objec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9B518B">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从任务</w:t>
      </w:r>
      <w:r w:rsidRPr="00C61015">
        <w:rPr>
          <w:rFonts w:ascii="Times New Roman" w:eastAsia="宋体" w:hAnsi="Times New Roman" w:cs="Times New Roman"/>
          <w:kern w:val="0"/>
          <w:position w:val="-12"/>
          <w:sz w:val="24"/>
          <w:szCs w:val="24"/>
        </w:rPr>
        <w:object w:dxaOrig="180" w:dyaOrig="360" w14:anchorId="14B920ED">
          <v:shape id="_x0000_i1053" type="#_x0000_t75" style="width:9.2pt;height:18.45pt" o:ole="">
            <v:imagedata r:id="rId34" o:title=""/>
          </v:shape>
          <o:OLEObject Type="Embed" ProgID="Equation.DSMT4" ShapeID="_x0000_i1053" DrawAspect="Content" ObjectID="_1624529870" r:id="rId62"/>
        </w:object>
      </w:r>
      <w:r>
        <w:rPr>
          <w:rFonts w:ascii="Times New Roman" w:eastAsia="宋体" w:hAnsi="Times New Roman" w:cs="Times New Roman" w:hint="eastAsia"/>
          <w:kern w:val="0"/>
          <w:sz w:val="24"/>
          <w:szCs w:val="24"/>
        </w:rPr>
        <w:t>飞往</w:t>
      </w:r>
      <w:r w:rsidRPr="003961A8">
        <w:rPr>
          <w:rFonts w:ascii="Times New Roman" w:eastAsia="宋体" w:hAnsi="Times New Roman" w:cs="Times New Roman"/>
          <w:kern w:val="0"/>
          <w:position w:val="-14"/>
          <w:sz w:val="24"/>
          <w:szCs w:val="24"/>
        </w:rPr>
        <w:object w:dxaOrig="220" w:dyaOrig="380" w14:anchorId="1D30E9C9">
          <v:shape id="_x0000_i1054" type="#_x0000_t75" style="width:10.35pt;height:19.6pt" o:ole="">
            <v:imagedata r:id="rId63" o:title=""/>
          </v:shape>
          <o:OLEObject Type="Embed" ProgID="Equation.DSMT4" ShapeID="_x0000_i1054" DrawAspect="Content" ObjectID="_1624529871" r:id="rId64"/>
        </w:object>
      </w:r>
      <w:r>
        <w:rPr>
          <w:rFonts w:ascii="Times New Roman" w:eastAsia="宋体" w:hAnsi="Times New Roman" w:cs="Times New Roman" w:hint="eastAsia"/>
          <w:kern w:val="0"/>
          <w:sz w:val="24"/>
          <w:szCs w:val="24"/>
        </w:rPr>
        <w:t>，</w:t>
      </w:r>
      <w:r w:rsidRPr="003961A8">
        <w:rPr>
          <w:rFonts w:ascii="Times New Roman" w:eastAsia="宋体" w:hAnsi="Times New Roman" w:cs="Times New Roman"/>
          <w:kern w:val="0"/>
          <w:position w:val="-14"/>
          <w:sz w:val="24"/>
          <w:szCs w:val="24"/>
        </w:rPr>
        <w:object w:dxaOrig="680" w:dyaOrig="400" w14:anchorId="788574A5">
          <v:shape id="_x0000_i1055" type="#_x0000_t75" style="width:34.55pt;height:20.15pt" o:ole="">
            <v:imagedata r:id="rId65" o:title=""/>
          </v:shape>
          <o:OLEObject Type="Embed" ProgID="Equation.DSMT4" ShapeID="_x0000_i1055" DrawAspect="Content" ObjectID="_1624529872" r:id="rId66"/>
        </w:objec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9B518B">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不飞往。</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6722"/>
        <w:gridCol w:w="1143"/>
      </w:tblGrid>
      <w:tr w:rsidR="009331A6" w14:paraId="497B00D8" w14:textId="77777777" w:rsidTr="00EA09C0">
        <w:tc>
          <w:tcPr>
            <w:tcW w:w="411" w:type="dxa"/>
            <w:vAlign w:val="center"/>
          </w:tcPr>
          <w:p w14:paraId="209AC70F" w14:textId="77777777" w:rsidR="009331A6" w:rsidRDefault="009331A6" w:rsidP="009331A6">
            <w:pPr>
              <w:widowControl/>
              <w:snapToGrid w:val="0"/>
              <w:spacing w:line="360" w:lineRule="auto"/>
              <w:jc w:val="center"/>
              <w:rPr>
                <w:rFonts w:ascii="Times New Roman" w:hAnsi="Times New Roman"/>
                <w:kern w:val="0"/>
                <w:sz w:val="24"/>
                <w:szCs w:val="24"/>
              </w:rPr>
            </w:pPr>
          </w:p>
        </w:tc>
        <w:tc>
          <w:tcPr>
            <w:tcW w:w="6722" w:type="dxa"/>
            <w:vAlign w:val="center"/>
          </w:tcPr>
          <w:p w14:paraId="6CD36051" w14:textId="77777777" w:rsidR="009331A6" w:rsidRDefault="009331A6" w:rsidP="009331A6">
            <w:pPr>
              <w:widowControl/>
              <w:spacing w:line="360" w:lineRule="auto"/>
              <w:jc w:val="center"/>
              <w:rPr>
                <w:rFonts w:ascii="Times New Roman" w:hAnsi="Times New Roman"/>
                <w:kern w:val="0"/>
                <w:sz w:val="24"/>
                <w:szCs w:val="24"/>
              </w:rPr>
            </w:pPr>
            <w:r w:rsidRPr="009331A6">
              <w:rPr>
                <w:rFonts w:ascii="Times New Roman" w:eastAsiaTheme="minorEastAsia" w:hAnsi="Times New Roman" w:cstheme="minorBidi"/>
                <w:kern w:val="0"/>
                <w:position w:val="-30"/>
                <w:sz w:val="24"/>
                <w:szCs w:val="24"/>
              </w:rPr>
              <w:object w:dxaOrig="1900" w:dyaOrig="720" w14:anchorId="32D8D9B9">
                <v:shape id="_x0000_i1056" type="#_x0000_t75" style="width:95.05pt;height:36.3pt" o:ole="">
                  <v:imagedata r:id="rId67" o:title=""/>
                </v:shape>
                <o:OLEObject Type="Embed" ProgID="Equation.DSMT4" ShapeID="_x0000_i1056" DrawAspect="Content" ObjectID="_1624529873" r:id="rId68"/>
              </w:object>
            </w:r>
          </w:p>
        </w:tc>
        <w:tc>
          <w:tcPr>
            <w:tcW w:w="1143" w:type="dxa"/>
            <w:vAlign w:val="center"/>
          </w:tcPr>
          <w:p w14:paraId="0422E36A"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4</w:t>
            </w:r>
            <w:r>
              <w:rPr>
                <w:rFonts w:ascii="Times New Roman" w:hAnsi="Times New Roman" w:hint="eastAsia"/>
                <w:kern w:val="0"/>
                <w:sz w:val="24"/>
                <w:szCs w:val="24"/>
              </w:rPr>
              <w:t>）</w:t>
            </w:r>
          </w:p>
        </w:tc>
      </w:tr>
      <w:tr w:rsidR="009331A6" w14:paraId="2BBB02A8" w14:textId="77777777" w:rsidTr="00EA09C0">
        <w:tc>
          <w:tcPr>
            <w:tcW w:w="411" w:type="dxa"/>
            <w:vAlign w:val="center"/>
          </w:tcPr>
          <w:p w14:paraId="0EDC462C"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337CC872" w14:textId="77777777" w:rsidR="009331A6" w:rsidRDefault="009331A6" w:rsidP="00475F59">
            <w:pPr>
              <w:widowControl/>
              <w:spacing w:line="360" w:lineRule="auto"/>
              <w:jc w:val="center"/>
              <w:rPr>
                <w:rFonts w:ascii="Times New Roman" w:hAnsi="Times New Roman"/>
                <w:kern w:val="0"/>
                <w:sz w:val="24"/>
                <w:szCs w:val="24"/>
              </w:rPr>
            </w:pPr>
            <w:r w:rsidRPr="00272833">
              <w:rPr>
                <w:rFonts w:ascii="Times New Roman" w:eastAsiaTheme="minorEastAsia" w:hAnsi="Times New Roman" w:cstheme="minorBidi"/>
                <w:kern w:val="0"/>
                <w:position w:val="-30"/>
                <w:sz w:val="24"/>
                <w:szCs w:val="24"/>
              </w:rPr>
              <w:object w:dxaOrig="3480" w:dyaOrig="720" w14:anchorId="44256ABE">
                <v:shape id="_x0000_i1057" type="#_x0000_t75" style="width:173.95pt;height:36.3pt" o:ole="">
                  <v:imagedata r:id="rId69" o:title=""/>
                </v:shape>
                <o:OLEObject Type="Embed" ProgID="Equation.DSMT4" ShapeID="_x0000_i1057" DrawAspect="Content" ObjectID="_1624529874" r:id="rId70"/>
              </w:object>
            </w:r>
          </w:p>
        </w:tc>
        <w:tc>
          <w:tcPr>
            <w:tcW w:w="1143" w:type="dxa"/>
            <w:vAlign w:val="center"/>
          </w:tcPr>
          <w:p w14:paraId="55229BAC"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5</w:t>
            </w:r>
            <w:r>
              <w:rPr>
                <w:rFonts w:ascii="Times New Roman" w:hAnsi="Times New Roman" w:hint="eastAsia"/>
                <w:kern w:val="0"/>
                <w:sz w:val="24"/>
                <w:szCs w:val="24"/>
              </w:rPr>
              <w:t>）</w:t>
            </w:r>
          </w:p>
        </w:tc>
      </w:tr>
      <w:tr w:rsidR="009331A6" w14:paraId="143523D0" w14:textId="77777777" w:rsidTr="00EA09C0">
        <w:tc>
          <w:tcPr>
            <w:tcW w:w="411" w:type="dxa"/>
            <w:vAlign w:val="center"/>
          </w:tcPr>
          <w:p w14:paraId="4061B375"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7F2E73D4" w14:textId="77777777" w:rsidR="009331A6" w:rsidRPr="00272833" w:rsidRDefault="009331A6" w:rsidP="00EA09C0">
            <w:pPr>
              <w:widowControl/>
              <w:spacing w:line="360" w:lineRule="auto"/>
              <w:jc w:val="center"/>
              <w:rPr>
                <w:rFonts w:ascii="Times New Roman" w:hAnsi="Times New Roman"/>
                <w:kern w:val="0"/>
                <w:sz w:val="24"/>
                <w:szCs w:val="24"/>
              </w:rPr>
            </w:pPr>
            <w:r w:rsidRPr="002636CE">
              <w:rPr>
                <w:rFonts w:ascii="Times New Roman" w:eastAsiaTheme="minorEastAsia" w:hAnsi="Times New Roman" w:cstheme="minorBidi"/>
                <w:kern w:val="0"/>
                <w:position w:val="-66"/>
                <w:sz w:val="24"/>
                <w:szCs w:val="24"/>
              </w:rPr>
              <w:object w:dxaOrig="3960" w:dyaOrig="1440" w14:anchorId="6A7CE160">
                <v:shape id="_x0000_i1058" type="#_x0000_t75" style="width:198.15pt;height:1in" o:ole="">
                  <v:imagedata r:id="rId71" o:title=""/>
                </v:shape>
                <o:OLEObject Type="Embed" ProgID="Equation.DSMT4" ShapeID="_x0000_i1058" DrawAspect="Content" ObjectID="_1624529875" r:id="rId72"/>
              </w:object>
            </w:r>
          </w:p>
        </w:tc>
        <w:tc>
          <w:tcPr>
            <w:tcW w:w="1143" w:type="dxa"/>
            <w:vAlign w:val="center"/>
          </w:tcPr>
          <w:p w14:paraId="341E9489"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6</w:t>
            </w:r>
            <w:r>
              <w:rPr>
                <w:rFonts w:ascii="Times New Roman" w:hAnsi="Times New Roman" w:hint="eastAsia"/>
                <w:kern w:val="0"/>
                <w:sz w:val="24"/>
                <w:szCs w:val="24"/>
              </w:rPr>
              <w:t>）</w:t>
            </w:r>
          </w:p>
        </w:tc>
      </w:tr>
      <w:tr w:rsidR="009331A6" w14:paraId="04459635" w14:textId="77777777" w:rsidTr="00EA09C0">
        <w:tc>
          <w:tcPr>
            <w:tcW w:w="411" w:type="dxa"/>
            <w:vAlign w:val="center"/>
          </w:tcPr>
          <w:p w14:paraId="55ABA672"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351D52FC" w14:textId="77777777" w:rsidR="009331A6" w:rsidRPr="002636CE" w:rsidRDefault="009331A6" w:rsidP="00EA09C0">
            <w:pPr>
              <w:widowControl/>
              <w:spacing w:line="360" w:lineRule="auto"/>
              <w:jc w:val="center"/>
              <w:rPr>
                <w:rFonts w:ascii="Times New Roman" w:hAnsi="Times New Roman"/>
                <w:kern w:val="0"/>
                <w:sz w:val="24"/>
                <w:szCs w:val="24"/>
              </w:rPr>
            </w:pPr>
            <w:r w:rsidRPr="002636CE">
              <w:rPr>
                <w:rFonts w:ascii="Times New Roman" w:eastAsiaTheme="minorEastAsia" w:hAnsi="Times New Roman" w:cstheme="minorBidi"/>
                <w:kern w:val="0"/>
                <w:position w:val="-30"/>
                <w:sz w:val="24"/>
                <w:szCs w:val="24"/>
              </w:rPr>
              <w:object w:dxaOrig="3720" w:dyaOrig="720" w14:anchorId="53DEFE5C">
                <v:shape id="_x0000_i1059" type="#_x0000_t75" style="width:186.6pt;height:36.3pt" o:ole="">
                  <v:imagedata r:id="rId73" o:title=""/>
                </v:shape>
                <o:OLEObject Type="Embed" ProgID="Equation.DSMT4" ShapeID="_x0000_i1059" DrawAspect="Content" ObjectID="_1624529876" r:id="rId74"/>
              </w:object>
            </w:r>
          </w:p>
        </w:tc>
        <w:tc>
          <w:tcPr>
            <w:tcW w:w="1143" w:type="dxa"/>
            <w:vAlign w:val="center"/>
          </w:tcPr>
          <w:p w14:paraId="410552C8"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7</w:t>
            </w:r>
            <w:r>
              <w:rPr>
                <w:rFonts w:ascii="Times New Roman" w:hAnsi="Times New Roman" w:hint="eastAsia"/>
                <w:kern w:val="0"/>
                <w:sz w:val="24"/>
                <w:szCs w:val="24"/>
              </w:rPr>
              <w:t>）</w:t>
            </w:r>
          </w:p>
        </w:tc>
      </w:tr>
      <w:tr w:rsidR="009331A6" w14:paraId="29BC6042" w14:textId="77777777" w:rsidTr="00EA09C0">
        <w:tc>
          <w:tcPr>
            <w:tcW w:w="411" w:type="dxa"/>
            <w:vAlign w:val="center"/>
          </w:tcPr>
          <w:p w14:paraId="7CA010AB"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23AC70C6" w14:textId="77777777" w:rsidR="009331A6" w:rsidRPr="002636CE" w:rsidRDefault="009331A6" w:rsidP="00EA09C0">
            <w:pPr>
              <w:widowControl/>
              <w:spacing w:line="360" w:lineRule="auto"/>
              <w:jc w:val="center"/>
              <w:rPr>
                <w:rFonts w:ascii="Times New Roman" w:hAnsi="Times New Roman"/>
                <w:kern w:val="0"/>
                <w:sz w:val="24"/>
                <w:szCs w:val="24"/>
              </w:rPr>
            </w:pPr>
            <w:r w:rsidRPr="00FF75CE">
              <w:rPr>
                <w:rFonts w:ascii="Times New Roman" w:eastAsiaTheme="minorEastAsia" w:hAnsi="Times New Roman" w:cstheme="minorBidi"/>
                <w:kern w:val="0"/>
                <w:position w:val="-28"/>
                <w:sz w:val="24"/>
                <w:szCs w:val="24"/>
              </w:rPr>
              <w:object w:dxaOrig="3580" w:dyaOrig="700" w14:anchorId="2CD0EB23">
                <v:shape id="_x0000_i1060" type="#_x0000_t75" style="width:179.15pt;height:35.15pt" o:ole="">
                  <v:imagedata r:id="rId75" o:title=""/>
                </v:shape>
                <o:OLEObject Type="Embed" ProgID="Equation.DSMT4" ShapeID="_x0000_i1060" DrawAspect="Content" ObjectID="_1624529877" r:id="rId76"/>
              </w:object>
            </w:r>
          </w:p>
        </w:tc>
        <w:tc>
          <w:tcPr>
            <w:tcW w:w="1143" w:type="dxa"/>
            <w:vAlign w:val="center"/>
          </w:tcPr>
          <w:p w14:paraId="296F3120"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8</w:t>
            </w:r>
            <w:r>
              <w:rPr>
                <w:rFonts w:ascii="Times New Roman" w:hAnsi="Times New Roman" w:hint="eastAsia"/>
                <w:kern w:val="0"/>
                <w:sz w:val="24"/>
                <w:szCs w:val="24"/>
              </w:rPr>
              <w:t>）</w:t>
            </w:r>
          </w:p>
        </w:tc>
      </w:tr>
      <w:tr w:rsidR="009331A6" w14:paraId="6CEF342F" w14:textId="77777777" w:rsidTr="00EA09C0">
        <w:tc>
          <w:tcPr>
            <w:tcW w:w="411" w:type="dxa"/>
            <w:vAlign w:val="center"/>
          </w:tcPr>
          <w:p w14:paraId="3AC59054"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483EC3E0" w14:textId="77777777" w:rsidR="009331A6" w:rsidRPr="00FF75CE" w:rsidRDefault="009331A6" w:rsidP="00EA09C0">
            <w:pPr>
              <w:widowControl/>
              <w:spacing w:line="360" w:lineRule="auto"/>
              <w:jc w:val="center"/>
              <w:rPr>
                <w:rFonts w:ascii="Times New Roman" w:hAnsi="Times New Roman"/>
                <w:kern w:val="0"/>
                <w:sz w:val="24"/>
                <w:szCs w:val="24"/>
              </w:rPr>
            </w:pPr>
            <w:r w:rsidRPr="00FF75CE">
              <w:rPr>
                <w:rFonts w:ascii="Times New Roman" w:eastAsiaTheme="minorEastAsia" w:hAnsi="Times New Roman" w:cstheme="minorBidi"/>
                <w:kern w:val="0"/>
                <w:position w:val="-32"/>
                <w:sz w:val="24"/>
                <w:szCs w:val="24"/>
              </w:rPr>
              <w:object w:dxaOrig="4700" w:dyaOrig="760" w14:anchorId="65D95DC7">
                <v:shape id="_x0000_i1061" type="#_x0000_t75" style="width:235pt;height:37.45pt" o:ole="">
                  <v:imagedata r:id="rId77" o:title=""/>
                </v:shape>
                <o:OLEObject Type="Embed" ProgID="Equation.DSMT4" ShapeID="_x0000_i1061" DrawAspect="Content" ObjectID="_1624529878" r:id="rId78"/>
              </w:object>
            </w:r>
          </w:p>
        </w:tc>
        <w:tc>
          <w:tcPr>
            <w:tcW w:w="1143" w:type="dxa"/>
            <w:vAlign w:val="center"/>
          </w:tcPr>
          <w:p w14:paraId="2AED4EA7"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9</w:t>
            </w:r>
            <w:r>
              <w:rPr>
                <w:rFonts w:ascii="Times New Roman" w:hAnsi="Times New Roman" w:hint="eastAsia"/>
                <w:kern w:val="0"/>
                <w:sz w:val="24"/>
                <w:szCs w:val="24"/>
              </w:rPr>
              <w:t>）</w:t>
            </w:r>
          </w:p>
        </w:tc>
      </w:tr>
      <w:tr w:rsidR="009331A6" w14:paraId="309A7249" w14:textId="77777777" w:rsidTr="00EA09C0">
        <w:tc>
          <w:tcPr>
            <w:tcW w:w="411" w:type="dxa"/>
            <w:vAlign w:val="center"/>
          </w:tcPr>
          <w:p w14:paraId="2FB1CEE9"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535B8068" w14:textId="77777777" w:rsidR="009331A6" w:rsidRPr="00FF75CE" w:rsidRDefault="009331A6" w:rsidP="00EA09C0">
            <w:pPr>
              <w:widowControl/>
              <w:spacing w:line="360" w:lineRule="auto"/>
              <w:jc w:val="center"/>
              <w:rPr>
                <w:rFonts w:ascii="Times New Roman" w:hAnsi="Times New Roman"/>
                <w:kern w:val="0"/>
                <w:sz w:val="24"/>
                <w:szCs w:val="24"/>
              </w:rPr>
            </w:pPr>
            <w:r w:rsidRPr="002C2027">
              <w:rPr>
                <w:rFonts w:ascii="Times New Roman" w:eastAsiaTheme="minorEastAsia" w:hAnsi="Times New Roman" w:cstheme="minorBidi"/>
                <w:kern w:val="0"/>
                <w:position w:val="-30"/>
                <w:sz w:val="24"/>
                <w:szCs w:val="24"/>
              </w:rPr>
              <w:object w:dxaOrig="4900" w:dyaOrig="720" w14:anchorId="5EEF80BF">
                <v:shape id="_x0000_i1062" type="#_x0000_t75" style="width:244.8pt;height:36.3pt" o:ole="">
                  <v:imagedata r:id="rId79" o:title=""/>
                </v:shape>
                <o:OLEObject Type="Embed" ProgID="Equation.DSMT4" ShapeID="_x0000_i1062" DrawAspect="Content" ObjectID="_1624529879" r:id="rId80"/>
              </w:object>
            </w:r>
          </w:p>
        </w:tc>
        <w:tc>
          <w:tcPr>
            <w:tcW w:w="1143" w:type="dxa"/>
            <w:vAlign w:val="center"/>
          </w:tcPr>
          <w:p w14:paraId="785A05B9" w14:textId="77777777"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10</w:t>
            </w:r>
            <w:r>
              <w:rPr>
                <w:rFonts w:ascii="Times New Roman" w:hAnsi="Times New Roman" w:hint="eastAsia"/>
                <w:kern w:val="0"/>
                <w:sz w:val="24"/>
                <w:szCs w:val="24"/>
              </w:rPr>
              <w:t>）</w:t>
            </w:r>
          </w:p>
        </w:tc>
      </w:tr>
      <w:tr w:rsidR="009331A6" w14:paraId="02CCF8D0" w14:textId="77777777" w:rsidTr="00EA09C0">
        <w:tc>
          <w:tcPr>
            <w:tcW w:w="411" w:type="dxa"/>
            <w:vAlign w:val="center"/>
          </w:tcPr>
          <w:p w14:paraId="301F1989"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34236D65" w14:textId="77777777" w:rsidR="009331A6" w:rsidRPr="002C2027" w:rsidRDefault="009331A6" w:rsidP="00EA09C0">
            <w:pPr>
              <w:widowControl/>
              <w:spacing w:line="360" w:lineRule="auto"/>
              <w:jc w:val="center"/>
              <w:rPr>
                <w:rFonts w:ascii="Times New Roman" w:hAnsi="Times New Roman"/>
                <w:kern w:val="0"/>
                <w:sz w:val="24"/>
                <w:szCs w:val="24"/>
              </w:rPr>
            </w:pPr>
            <w:r w:rsidRPr="0095248F">
              <w:rPr>
                <w:rFonts w:ascii="Times New Roman" w:eastAsiaTheme="minorEastAsia" w:hAnsi="Times New Roman" w:cstheme="minorBidi"/>
                <w:kern w:val="0"/>
                <w:position w:val="-30"/>
                <w:sz w:val="24"/>
                <w:szCs w:val="24"/>
              </w:rPr>
              <w:object w:dxaOrig="5440" w:dyaOrig="700" w14:anchorId="252AF6FB">
                <v:shape id="_x0000_i1063" type="#_x0000_t75" style="width:272.45pt;height:35.15pt" o:ole="">
                  <v:imagedata r:id="rId81" o:title=""/>
                </v:shape>
                <o:OLEObject Type="Embed" ProgID="Equation.DSMT4" ShapeID="_x0000_i1063" DrawAspect="Content" ObjectID="_1624529880" r:id="rId82"/>
              </w:object>
            </w:r>
          </w:p>
        </w:tc>
        <w:tc>
          <w:tcPr>
            <w:tcW w:w="1143" w:type="dxa"/>
            <w:vAlign w:val="center"/>
          </w:tcPr>
          <w:p w14:paraId="4E288040" w14:textId="77777777"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1</w:t>
            </w:r>
            <w:r>
              <w:rPr>
                <w:rFonts w:ascii="Times New Roman" w:hAnsi="Times New Roman" w:hint="eastAsia"/>
                <w:kern w:val="0"/>
                <w:sz w:val="24"/>
                <w:szCs w:val="24"/>
              </w:rPr>
              <w:t>）</w:t>
            </w:r>
          </w:p>
        </w:tc>
      </w:tr>
      <w:tr w:rsidR="009331A6" w14:paraId="632E26CB" w14:textId="77777777" w:rsidTr="00EA09C0">
        <w:tc>
          <w:tcPr>
            <w:tcW w:w="411" w:type="dxa"/>
            <w:vAlign w:val="center"/>
          </w:tcPr>
          <w:p w14:paraId="0C71E3B6"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08396DAD" w14:textId="77777777" w:rsidR="009331A6" w:rsidRPr="0095248F" w:rsidRDefault="009331A6" w:rsidP="00EA09C0">
            <w:pPr>
              <w:widowControl/>
              <w:spacing w:line="360" w:lineRule="auto"/>
              <w:jc w:val="center"/>
              <w:rPr>
                <w:rFonts w:ascii="Times New Roman" w:hAnsi="Times New Roman"/>
                <w:kern w:val="0"/>
                <w:sz w:val="24"/>
                <w:szCs w:val="24"/>
              </w:rPr>
            </w:pPr>
            <w:r w:rsidRPr="0095248F">
              <w:rPr>
                <w:rFonts w:ascii="Times New Roman" w:eastAsiaTheme="minorEastAsia" w:hAnsi="Times New Roman" w:cstheme="minorBidi"/>
                <w:kern w:val="0"/>
                <w:position w:val="-30"/>
                <w:sz w:val="24"/>
                <w:szCs w:val="24"/>
              </w:rPr>
              <w:object w:dxaOrig="5240" w:dyaOrig="720" w14:anchorId="7C51BB9E">
                <v:shape id="_x0000_i1064" type="#_x0000_t75" style="width:263.8pt;height:36.3pt" o:ole="">
                  <v:imagedata r:id="rId83" o:title=""/>
                </v:shape>
                <o:OLEObject Type="Embed" ProgID="Equation.DSMT4" ShapeID="_x0000_i1064" DrawAspect="Content" ObjectID="_1624529881" r:id="rId84"/>
              </w:object>
            </w:r>
          </w:p>
        </w:tc>
        <w:tc>
          <w:tcPr>
            <w:tcW w:w="1143" w:type="dxa"/>
            <w:vAlign w:val="center"/>
          </w:tcPr>
          <w:p w14:paraId="1E3144EE" w14:textId="77777777"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2</w:t>
            </w:r>
            <w:r>
              <w:rPr>
                <w:rFonts w:ascii="Times New Roman" w:hAnsi="Times New Roman" w:hint="eastAsia"/>
                <w:kern w:val="0"/>
                <w:sz w:val="24"/>
                <w:szCs w:val="24"/>
              </w:rPr>
              <w:t>）</w:t>
            </w:r>
          </w:p>
        </w:tc>
      </w:tr>
      <w:tr w:rsidR="009331A6" w14:paraId="7DBDFEBE" w14:textId="77777777" w:rsidTr="00EA09C0">
        <w:tc>
          <w:tcPr>
            <w:tcW w:w="411" w:type="dxa"/>
            <w:vAlign w:val="center"/>
          </w:tcPr>
          <w:p w14:paraId="7C9325DD"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3420939C" w14:textId="77777777" w:rsidR="009331A6" w:rsidRPr="0095248F" w:rsidRDefault="009331A6" w:rsidP="00EA09C0">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24"/>
                <w:sz w:val="24"/>
                <w:szCs w:val="24"/>
              </w:rPr>
              <w:object w:dxaOrig="4099" w:dyaOrig="660" w14:anchorId="6697A4B1">
                <v:shape id="_x0000_i1065" type="#_x0000_t75" style="width:204.5pt;height:32.85pt" o:ole="">
                  <v:imagedata r:id="rId85" o:title=""/>
                </v:shape>
                <o:OLEObject Type="Embed" ProgID="Equation.DSMT4" ShapeID="_x0000_i1065" DrawAspect="Content" ObjectID="_1624529882" r:id="rId86"/>
              </w:object>
            </w:r>
          </w:p>
        </w:tc>
        <w:tc>
          <w:tcPr>
            <w:tcW w:w="1143" w:type="dxa"/>
            <w:vAlign w:val="center"/>
          </w:tcPr>
          <w:p w14:paraId="60CB991E" w14:textId="77777777"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3</w:t>
            </w:r>
            <w:r>
              <w:rPr>
                <w:rFonts w:ascii="Times New Roman" w:hAnsi="Times New Roman" w:hint="eastAsia"/>
                <w:kern w:val="0"/>
                <w:sz w:val="24"/>
                <w:szCs w:val="24"/>
              </w:rPr>
              <w:t>）</w:t>
            </w:r>
          </w:p>
        </w:tc>
      </w:tr>
      <w:tr w:rsidR="009331A6" w14:paraId="5012B385" w14:textId="77777777" w:rsidTr="009331A6">
        <w:tc>
          <w:tcPr>
            <w:tcW w:w="411" w:type="dxa"/>
            <w:vAlign w:val="center"/>
          </w:tcPr>
          <w:p w14:paraId="7CE2BFF9"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21EBA487" w14:textId="77777777" w:rsidR="009331A6" w:rsidRPr="00A65A4C" w:rsidRDefault="009331A6" w:rsidP="00475F59">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14"/>
                <w:sz w:val="24"/>
                <w:szCs w:val="24"/>
              </w:rPr>
              <w:object w:dxaOrig="6280" w:dyaOrig="400" w14:anchorId="629603B9">
                <v:shape id="_x0000_i1066" type="#_x0000_t75" style="width:313.35pt;height:20.15pt" o:ole="">
                  <v:imagedata r:id="rId87" o:title=""/>
                </v:shape>
                <o:OLEObject Type="Embed" ProgID="Equation.DSMT4" ShapeID="_x0000_i1066" DrawAspect="Content" ObjectID="_1624529883" r:id="rId88"/>
              </w:object>
            </w:r>
          </w:p>
        </w:tc>
        <w:tc>
          <w:tcPr>
            <w:tcW w:w="1143" w:type="dxa"/>
            <w:vAlign w:val="center"/>
          </w:tcPr>
          <w:p w14:paraId="68138643" w14:textId="77777777" w:rsidR="009331A6" w:rsidRDefault="009331A6" w:rsidP="00475F59">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4</w:t>
            </w:r>
            <w:r>
              <w:rPr>
                <w:rFonts w:ascii="Times New Roman" w:hAnsi="Times New Roman" w:hint="eastAsia"/>
                <w:kern w:val="0"/>
                <w:sz w:val="24"/>
                <w:szCs w:val="24"/>
              </w:rPr>
              <w:t>）</w:t>
            </w:r>
          </w:p>
        </w:tc>
      </w:tr>
      <w:tr w:rsidR="009331A6" w14:paraId="2AAA4733" w14:textId="77777777" w:rsidTr="009331A6">
        <w:tc>
          <w:tcPr>
            <w:tcW w:w="411" w:type="dxa"/>
            <w:vAlign w:val="center"/>
          </w:tcPr>
          <w:p w14:paraId="787DE6D4" w14:textId="77777777"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14:paraId="110D5A57" w14:textId="77777777" w:rsidR="009331A6" w:rsidRPr="00A65A4C" w:rsidRDefault="006463B1" w:rsidP="00475F59">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30"/>
                <w:sz w:val="24"/>
                <w:szCs w:val="24"/>
              </w:rPr>
              <w:object w:dxaOrig="6360" w:dyaOrig="700" w14:anchorId="3019BFDA">
                <v:shape id="_x0000_i1067" type="#_x0000_t75" style="width:317.95pt;height:35.15pt" o:ole="">
                  <v:imagedata r:id="rId89" o:title=""/>
                </v:shape>
                <o:OLEObject Type="Embed" ProgID="Equation.DSMT4" ShapeID="_x0000_i1067" DrawAspect="Content" ObjectID="_1624529884" r:id="rId90"/>
              </w:object>
            </w:r>
          </w:p>
        </w:tc>
        <w:tc>
          <w:tcPr>
            <w:tcW w:w="1143" w:type="dxa"/>
            <w:vAlign w:val="center"/>
          </w:tcPr>
          <w:p w14:paraId="484F70E1" w14:textId="77777777" w:rsidR="009331A6" w:rsidRDefault="009331A6" w:rsidP="00475F59">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5</w:t>
            </w:r>
            <w:r>
              <w:rPr>
                <w:rFonts w:ascii="Times New Roman" w:hAnsi="Times New Roman" w:hint="eastAsia"/>
                <w:kern w:val="0"/>
                <w:sz w:val="24"/>
                <w:szCs w:val="24"/>
              </w:rPr>
              <w:t>）</w:t>
            </w:r>
          </w:p>
        </w:tc>
      </w:tr>
    </w:tbl>
    <w:p w14:paraId="617A32BC" w14:textId="77777777" w:rsidR="00272833" w:rsidRDefault="007012E6" w:rsidP="00D46B85">
      <w:pPr>
        <w:widowControl/>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其中，约束（</w:t>
      </w:r>
      <w:r w:rsidR="00803E3E">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）表示每个任务只能被执行一次且</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不能从任务</w:t>
      </w:r>
      <w:r w:rsidRPr="00B77C58">
        <w:rPr>
          <w:rFonts w:ascii="Times New Roman" w:eastAsia="宋体" w:hAnsi="Times New Roman" w:cs="Times New Roman"/>
          <w:kern w:val="0"/>
          <w:position w:val="-6"/>
          <w:sz w:val="24"/>
          <w:szCs w:val="24"/>
        </w:rPr>
        <w:object w:dxaOrig="139" w:dyaOrig="260" w14:anchorId="66E1DA65">
          <v:shape id="_x0000_i1068" type="#_x0000_t75" style="width:6.35pt;height:12.65pt" o:ole="">
            <v:imagedata r:id="rId91" o:title=""/>
          </v:shape>
          <o:OLEObject Type="Embed" ProgID="Equation.DSMT4" ShapeID="_x0000_i1068" DrawAspect="Content" ObjectID="_1624529885" r:id="rId92"/>
        </w:object>
      </w:r>
      <w:r>
        <w:rPr>
          <w:rFonts w:ascii="Times New Roman" w:eastAsia="宋体" w:hAnsi="Times New Roman" w:cs="Times New Roman" w:hint="eastAsia"/>
          <w:kern w:val="0"/>
          <w:sz w:val="24"/>
          <w:szCs w:val="24"/>
        </w:rPr>
        <w:t>飞到任务</w:t>
      </w:r>
      <w:r w:rsidRPr="00B77C58">
        <w:rPr>
          <w:rFonts w:ascii="Times New Roman" w:eastAsia="宋体" w:hAnsi="Times New Roman" w:cs="Times New Roman"/>
          <w:kern w:val="0"/>
          <w:position w:val="-6"/>
          <w:sz w:val="24"/>
          <w:szCs w:val="24"/>
        </w:rPr>
        <w:object w:dxaOrig="139" w:dyaOrig="260" w14:anchorId="01844A7C">
          <v:shape id="_x0000_i1069" type="#_x0000_t75" style="width:6.35pt;height:12.65pt" o:ole="">
            <v:imagedata r:id="rId93" o:title=""/>
          </v:shape>
          <o:OLEObject Type="Embed" ProgID="Equation.DSMT4" ShapeID="_x0000_i1069" DrawAspect="Content" ObjectID="_1624529886" r:id="rId94"/>
        </w:object>
      </w:r>
      <w:r>
        <w:rPr>
          <w:rFonts w:ascii="Times New Roman" w:eastAsia="宋体" w:hAnsi="Times New Roman" w:cs="Times New Roman" w:hint="eastAsia"/>
          <w:kern w:val="0"/>
          <w:sz w:val="24"/>
          <w:szCs w:val="24"/>
        </w:rPr>
        <w:t>；约束（</w:t>
      </w:r>
      <w:r w:rsidR="00803E3E">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）表示每一架</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CE66E8">
        <w:rPr>
          <w:rFonts w:ascii="Times New Roman" w:eastAsia="宋体" w:hAnsi="Times New Roman" w:cs="Times New Roman" w:hint="eastAsia"/>
          <w:kern w:val="0"/>
          <w:sz w:val="24"/>
          <w:szCs w:val="24"/>
        </w:rPr>
        <w:t>必须从基地出发，也必须返回基地</w:t>
      </w:r>
      <w:r>
        <w:rPr>
          <w:rFonts w:ascii="Times New Roman" w:eastAsia="宋体" w:hAnsi="Times New Roman" w:cs="Times New Roman" w:hint="eastAsia"/>
          <w:kern w:val="0"/>
          <w:sz w:val="24"/>
          <w:szCs w:val="24"/>
        </w:rPr>
        <w:t>；约束（</w:t>
      </w:r>
      <w:r w:rsidR="00803E3E">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）表示每一个任务的紧前或紧后任务只有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个；约束（</w:t>
      </w:r>
      <w:r w:rsidR="00803E3E">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）表示任意两个任务的执行顺序具有唯一性；约束（</w:t>
      </w:r>
      <w:r w:rsidR="00803E3E">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w:t>
      </w:r>
      <w:r w:rsidR="00803E3E">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）表示保证</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的任务序列和基地构成一个完整的闭合回路，同时</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在任何一个任务子集（不包含基地</w:t>
      </w:r>
      <w:r w:rsidRPr="00AA6D69">
        <w:rPr>
          <w:rFonts w:ascii="Times New Roman" w:eastAsia="宋体" w:hAnsi="Times New Roman" w:cs="Times New Roman" w:hint="eastAsia"/>
          <w:i/>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）不能形成闭回路；约束（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只能在任务的有效观测时间窗内执行任务；约束（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）表示如果任务被安排执行了，则执行时间不应低于所需的持续工作时间；约束（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从一个任务飞到另一个任务需要飞行时间；约束（</w:t>
      </w:r>
      <w:r>
        <w:rPr>
          <w:rFonts w:ascii="Times New Roman" w:eastAsia="宋体" w:hAnsi="Times New Roman" w:cs="Times New Roman" w:hint="eastAsia"/>
          <w:kern w:val="0"/>
          <w:sz w:val="24"/>
          <w:szCs w:val="24"/>
        </w:rPr>
        <w:t>1</w:t>
      </w:r>
      <w:r w:rsidR="00803E3E">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在执行过程中不能出现抢占式服务，一旦开始执行，在完成前不能终止；约束（</w:t>
      </w:r>
      <w:r>
        <w:rPr>
          <w:rFonts w:ascii="Times New Roman" w:eastAsia="宋体" w:hAnsi="Times New Roman" w:cs="Times New Roman" w:hint="eastAsia"/>
          <w:kern w:val="0"/>
          <w:sz w:val="24"/>
          <w:szCs w:val="24"/>
        </w:rPr>
        <w:t>1</w:t>
      </w:r>
      <w:r w:rsidR="00803E3E">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的资源限制：存储容量、能量</w:t>
      </w:r>
      <w:r w:rsidR="00D00B87">
        <w:rPr>
          <w:rFonts w:ascii="Times New Roman" w:eastAsia="宋体" w:hAnsi="Times New Roman" w:cs="Times New Roman" w:hint="eastAsia"/>
          <w:kern w:val="0"/>
          <w:sz w:val="24"/>
          <w:szCs w:val="24"/>
        </w:rPr>
        <w:t>及</w:t>
      </w:r>
      <w:r>
        <w:rPr>
          <w:rFonts w:ascii="Times New Roman" w:eastAsia="宋体" w:hAnsi="Times New Roman" w:cs="Times New Roman" w:hint="eastAsia"/>
          <w:kern w:val="0"/>
          <w:sz w:val="24"/>
          <w:szCs w:val="24"/>
        </w:rPr>
        <w:t>航程限制。</w:t>
      </w:r>
    </w:p>
    <w:p w14:paraId="27F953E1" w14:textId="77777777" w:rsidR="00911B03" w:rsidRPr="007C4FA5" w:rsidRDefault="007C4FA5" w:rsidP="007C4FA5">
      <w:pPr>
        <w:widowControl/>
        <w:spacing w:before="100" w:beforeAutospacing="1" w:after="100" w:afterAutospacing="1"/>
        <w:jc w:val="left"/>
        <w:outlineLvl w:val="1"/>
        <w:rPr>
          <w:rFonts w:ascii="Times New Roman" w:eastAsia="黑体" w:hAnsi="Times New Roman" w:cs="Times New Roman"/>
          <w:b/>
          <w:kern w:val="0"/>
          <w:szCs w:val="24"/>
        </w:rPr>
      </w:pPr>
      <w:r w:rsidRPr="007C4FA5">
        <w:rPr>
          <w:rFonts w:ascii="Times New Roman" w:eastAsia="黑体" w:hAnsi="Times New Roman" w:cs="Times New Roman" w:hint="eastAsia"/>
          <w:b/>
          <w:kern w:val="0"/>
          <w:szCs w:val="24"/>
        </w:rPr>
        <w:t>1</w:t>
      </w:r>
      <w:r w:rsidRPr="007C4FA5">
        <w:rPr>
          <w:rFonts w:ascii="Times New Roman" w:eastAsia="黑体" w:hAnsi="Times New Roman" w:cs="Times New Roman"/>
          <w:b/>
          <w:kern w:val="0"/>
          <w:szCs w:val="24"/>
        </w:rPr>
        <w:t xml:space="preserve">.2 </w:t>
      </w:r>
      <w:r w:rsidR="00EC5E08">
        <w:rPr>
          <w:rFonts w:ascii="Times New Roman" w:eastAsia="黑体" w:hAnsi="Times New Roman" w:cs="Times New Roman" w:hint="eastAsia"/>
          <w:b/>
          <w:kern w:val="0"/>
          <w:szCs w:val="24"/>
        </w:rPr>
        <w:t>多卫星子规划中心协同任务规划</w:t>
      </w:r>
      <w:r w:rsidRPr="007C4FA5">
        <w:rPr>
          <w:rFonts w:ascii="Times New Roman" w:eastAsia="黑体" w:hAnsi="Times New Roman" w:cs="Times New Roman" w:hint="eastAsia"/>
          <w:b/>
          <w:kern w:val="0"/>
          <w:szCs w:val="24"/>
        </w:rPr>
        <w:t>模型</w:t>
      </w:r>
    </w:p>
    <w:p w14:paraId="2313A2B3" w14:textId="77777777" w:rsidR="00A738DC" w:rsidRDefault="00CA4701" w:rsidP="00A738DC">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w:t>
      </w:r>
      <w:r w:rsidR="00EC5E08">
        <w:rPr>
          <w:rFonts w:ascii="Times New Roman" w:eastAsia="宋体" w:hAnsi="Times New Roman" w:cs="Times New Roman" w:hint="eastAsia"/>
          <w:kern w:val="0"/>
          <w:sz w:val="24"/>
          <w:szCs w:val="24"/>
        </w:rPr>
        <w:t>星一体化调度问题也可以看成一类并行机调度问题</w:t>
      </w:r>
      <w:r w:rsidR="00EC5E08" w:rsidRPr="00087411">
        <w:rPr>
          <w:rFonts w:ascii="Times New Roman" w:eastAsia="宋体" w:hAnsi="Times New Roman" w:cs="Times New Roman"/>
          <w:kern w:val="0"/>
          <w:sz w:val="24"/>
          <w:szCs w:val="24"/>
        </w:rPr>
        <w:t>(</w:t>
      </w:r>
      <w:r w:rsidR="00EC5E08">
        <w:rPr>
          <w:rFonts w:ascii="Times New Roman" w:eastAsia="宋体" w:hAnsi="Times New Roman" w:cs="Times New Roman"/>
          <w:kern w:val="0"/>
          <w:sz w:val="24"/>
          <w:szCs w:val="24"/>
        </w:rPr>
        <w:t>PMSPTW</w:t>
      </w:r>
      <w:r w:rsidR="00EC5E08" w:rsidRPr="00087411">
        <w:rPr>
          <w:rFonts w:ascii="Times New Roman" w:eastAsia="宋体" w:hAnsi="Times New Roman" w:cs="Times New Roman"/>
          <w:kern w:val="0"/>
          <w:sz w:val="24"/>
          <w:szCs w:val="24"/>
        </w:rPr>
        <w:t>)</w:t>
      </w:r>
      <w:r w:rsidR="00EC5E08">
        <w:rPr>
          <w:rFonts w:ascii="Times New Roman" w:eastAsia="宋体" w:hAnsi="Times New Roman" w:cs="Times New Roman" w:hint="eastAsia"/>
          <w:kern w:val="0"/>
          <w:sz w:val="24"/>
          <w:szCs w:val="24"/>
        </w:rPr>
        <w:t>。假设卫星是机器，观测目标是工件，卫星观测目标时需要一</w:t>
      </w:r>
      <w:r w:rsidR="004E4069">
        <w:rPr>
          <w:rFonts w:ascii="Times New Roman" w:eastAsia="宋体" w:hAnsi="Times New Roman" w:cs="Times New Roman" w:hint="eastAsia"/>
          <w:kern w:val="0"/>
          <w:sz w:val="24"/>
          <w:szCs w:val="24"/>
        </w:rPr>
        <w:t>定的持续观测时间，并需要消耗资源，同时卫星观测不同目标时需要</w:t>
      </w:r>
      <w:r w:rsidR="00680B8B">
        <w:rPr>
          <w:rFonts w:ascii="Times New Roman" w:eastAsia="宋体" w:hAnsi="Times New Roman" w:cs="Times New Roman" w:hint="eastAsia"/>
          <w:kern w:val="0"/>
          <w:sz w:val="24"/>
          <w:szCs w:val="24"/>
        </w:rPr>
        <w:t>一定的转换时间进行</w:t>
      </w:r>
      <w:r w:rsidR="00EC5E08">
        <w:rPr>
          <w:rFonts w:ascii="Times New Roman" w:eastAsia="宋体" w:hAnsi="Times New Roman" w:cs="Times New Roman" w:hint="eastAsia"/>
          <w:kern w:val="0"/>
          <w:sz w:val="24"/>
          <w:szCs w:val="24"/>
        </w:rPr>
        <w:t>侧摆角</w:t>
      </w:r>
      <w:r w:rsidR="00680B8B">
        <w:rPr>
          <w:rFonts w:ascii="Times New Roman" w:eastAsia="宋体" w:hAnsi="Times New Roman" w:cs="Times New Roman" w:hint="eastAsia"/>
          <w:kern w:val="0"/>
          <w:sz w:val="24"/>
          <w:szCs w:val="24"/>
        </w:rPr>
        <w:t>调整</w:t>
      </w:r>
      <w:r w:rsidR="00EC5E08">
        <w:rPr>
          <w:rFonts w:ascii="Times New Roman" w:eastAsia="宋体" w:hAnsi="Times New Roman" w:cs="Times New Roman" w:hint="eastAsia"/>
          <w:kern w:val="0"/>
          <w:sz w:val="24"/>
          <w:szCs w:val="24"/>
        </w:rPr>
        <w:t>等操作</w:t>
      </w:r>
      <w:r w:rsidR="004E4069">
        <w:rPr>
          <w:rFonts w:ascii="Times New Roman" w:eastAsia="宋体" w:hAnsi="Times New Roman" w:cs="Times New Roman" w:hint="eastAsia"/>
          <w:kern w:val="0"/>
          <w:sz w:val="24"/>
          <w:szCs w:val="24"/>
        </w:rPr>
        <w:t>；</w:t>
      </w:r>
      <w:r w:rsidR="00680B8B">
        <w:rPr>
          <w:rFonts w:ascii="Times New Roman" w:eastAsia="宋体" w:hAnsi="Times New Roman" w:cs="Times New Roman" w:hint="eastAsia"/>
          <w:kern w:val="0"/>
          <w:sz w:val="24"/>
          <w:szCs w:val="24"/>
        </w:rPr>
        <w:t>而机器加工工件也需要一定的加工时间，也需要消耗资源，以及加工不同工件时，需要准备时间。因此多星一体化调度问题可以描述为：</w:t>
      </w:r>
      <w:r w:rsidR="00A738DC">
        <w:rPr>
          <w:rFonts w:ascii="Times New Roman" w:eastAsia="宋体" w:hAnsi="Times New Roman" w:cs="Times New Roman" w:hint="eastAsia"/>
          <w:kern w:val="0"/>
          <w:sz w:val="24"/>
          <w:szCs w:val="24"/>
        </w:rPr>
        <w:t>有</w:t>
      </w:r>
      <w:r w:rsidR="006B0B37" w:rsidRPr="00087411">
        <w:rPr>
          <w:rFonts w:ascii="Times New Roman" w:eastAsia="宋体" w:hAnsi="Times New Roman" w:cs="Times New Roman"/>
          <w:kern w:val="0"/>
          <w:position w:val="-12"/>
          <w:sz w:val="24"/>
          <w:szCs w:val="24"/>
        </w:rPr>
        <w:object w:dxaOrig="360" w:dyaOrig="360" w14:anchorId="4B2A18D7">
          <v:shape id="_x0000_i1070" type="#_x0000_t75" style="width:18.45pt;height:18.45pt" o:ole="">
            <v:imagedata r:id="rId95" o:title=""/>
          </v:shape>
          <o:OLEObject Type="Embed" ProgID="Equation.DSMT4" ShapeID="_x0000_i1070" DrawAspect="Content" ObjectID="_1624529887" r:id="rId96"/>
        </w:object>
      </w:r>
      <w:r w:rsidR="00A738DC">
        <w:rPr>
          <w:rFonts w:ascii="Times New Roman" w:eastAsia="宋体" w:hAnsi="Times New Roman" w:cs="Times New Roman" w:hint="eastAsia"/>
          <w:kern w:val="0"/>
          <w:sz w:val="24"/>
          <w:szCs w:val="24"/>
        </w:rPr>
        <w:t>颗观测卫星，安排执行</w:t>
      </w:r>
      <w:r w:rsidR="00A738DC" w:rsidRPr="00B22AEB">
        <w:rPr>
          <w:rFonts w:ascii="Times New Roman" w:eastAsia="宋体" w:hAnsi="Times New Roman" w:cs="Times New Roman" w:hint="eastAsia"/>
          <w:i/>
          <w:kern w:val="0"/>
          <w:sz w:val="24"/>
          <w:szCs w:val="24"/>
        </w:rPr>
        <w:t>M</w:t>
      </w:r>
      <w:r w:rsidR="00A738DC">
        <w:rPr>
          <w:rFonts w:ascii="Times New Roman" w:eastAsia="宋体" w:hAnsi="Times New Roman" w:cs="Times New Roman" w:hint="eastAsia"/>
          <w:kern w:val="0"/>
          <w:sz w:val="24"/>
          <w:szCs w:val="24"/>
        </w:rPr>
        <w:t>个</w:t>
      </w:r>
      <w:r w:rsidR="00A738DC" w:rsidRPr="00C61015">
        <w:rPr>
          <w:rFonts w:ascii="Times New Roman" w:eastAsia="宋体" w:hAnsi="Times New Roman" w:cs="Times New Roman"/>
          <w:kern w:val="0"/>
          <w:sz w:val="24"/>
          <w:szCs w:val="24"/>
        </w:rPr>
        <w:t>任务（任务集合</w:t>
      </w:r>
      <w:r w:rsidR="004E4069">
        <w:rPr>
          <w:rFonts w:ascii="Times New Roman" w:eastAsia="宋体" w:hAnsi="Times New Roman" w:cs="Times New Roman" w:hint="eastAsia"/>
          <w:kern w:val="0"/>
          <w:sz w:val="24"/>
          <w:szCs w:val="24"/>
        </w:rPr>
        <w:t>设为</w:t>
      </w:r>
      <w:r w:rsidR="00A738DC" w:rsidRPr="00B65FAE">
        <w:rPr>
          <w:rFonts w:ascii="Times New Roman" w:eastAsia="宋体" w:hAnsi="Times New Roman" w:cs="Times New Roman"/>
          <w:i/>
          <w:kern w:val="0"/>
          <w:sz w:val="24"/>
          <w:szCs w:val="24"/>
        </w:rPr>
        <w:t>T</w:t>
      </w:r>
      <w:r w:rsidR="00A738DC" w:rsidRPr="00C61015">
        <w:rPr>
          <w:rFonts w:ascii="Times New Roman" w:eastAsia="宋体" w:hAnsi="Times New Roman" w:cs="Times New Roman"/>
          <w:kern w:val="0"/>
          <w:sz w:val="24"/>
          <w:szCs w:val="24"/>
        </w:rPr>
        <w:t>）</w:t>
      </w:r>
      <w:r w:rsidR="00A738DC">
        <w:rPr>
          <w:rFonts w:ascii="Times New Roman" w:eastAsia="宋体" w:hAnsi="Times New Roman" w:cs="Times New Roman" w:hint="eastAsia"/>
          <w:kern w:val="0"/>
          <w:sz w:val="24"/>
          <w:szCs w:val="24"/>
        </w:rPr>
        <w:t>。</w:t>
      </w:r>
      <w:r w:rsidR="00A738DC" w:rsidRPr="00C61015">
        <w:rPr>
          <w:rFonts w:ascii="Times New Roman" w:eastAsia="宋体" w:hAnsi="Times New Roman" w:cs="Times New Roman"/>
          <w:kern w:val="0"/>
          <w:sz w:val="24"/>
          <w:szCs w:val="24"/>
        </w:rPr>
        <w:t>任务</w:t>
      </w:r>
      <w:r w:rsidR="00A738DC" w:rsidRPr="00C61015">
        <w:rPr>
          <w:rFonts w:ascii="Times New Roman" w:eastAsia="宋体" w:hAnsi="Times New Roman" w:cs="Times New Roman"/>
          <w:i/>
          <w:kern w:val="0"/>
          <w:sz w:val="24"/>
          <w:szCs w:val="24"/>
        </w:rPr>
        <w:t xml:space="preserve">t </w:t>
      </w:r>
      <w:r w:rsidR="00A738DC" w:rsidRPr="00C61015">
        <w:rPr>
          <w:rFonts w:ascii="Times New Roman" w:eastAsia="宋体" w:hAnsi="Times New Roman" w:cs="Times New Roman"/>
          <w:kern w:val="0"/>
          <w:sz w:val="24"/>
          <w:szCs w:val="24"/>
        </w:rPr>
        <w:t>(</w:t>
      </w:r>
      <w:r w:rsidR="00A738DC" w:rsidRPr="00C61015">
        <w:rPr>
          <w:rFonts w:ascii="Times New Roman" w:eastAsia="宋体" w:hAnsi="Times New Roman" w:cs="Times New Roman"/>
          <w:kern w:val="0"/>
          <w:position w:val="-6"/>
          <w:sz w:val="24"/>
          <w:szCs w:val="24"/>
        </w:rPr>
        <w:object w:dxaOrig="520" w:dyaOrig="279" w14:anchorId="2907C6E0">
          <v:shape id="_x0000_i1071" type="#_x0000_t75" style="width:25.35pt;height:14.4pt" o:ole="">
            <v:imagedata r:id="rId28" o:title=""/>
          </v:shape>
          <o:OLEObject Type="Embed" ProgID="Equation.DSMT4" ShapeID="_x0000_i1071" DrawAspect="Content" ObjectID="_1624529888" r:id="rId97"/>
        </w:object>
      </w:r>
      <w:r w:rsidR="00A738DC" w:rsidRPr="00C61015">
        <w:rPr>
          <w:rFonts w:ascii="Times New Roman" w:eastAsia="宋体" w:hAnsi="Times New Roman" w:cs="Times New Roman"/>
          <w:kern w:val="0"/>
          <w:sz w:val="24"/>
          <w:szCs w:val="24"/>
        </w:rPr>
        <w:t>)</w:t>
      </w:r>
      <w:r w:rsidR="00A738DC" w:rsidRPr="00C61015">
        <w:rPr>
          <w:rFonts w:ascii="Times New Roman" w:eastAsia="宋体" w:hAnsi="Times New Roman" w:cs="Times New Roman"/>
          <w:kern w:val="0"/>
          <w:sz w:val="24"/>
          <w:szCs w:val="24"/>
        </w:rPr>
        <w:t>需要的持续观测时间为</w:t>
      </w:r>
      <w:r w:rsidR="00A738DC" w:rsidRPr="00C61015">
        <w:rPr>
          <w:rFonts w:ascii="Times New Roman" w:eastAsia="宋体" w:hAnsi="Times New Roman" w:cs="Times New Roman"/>
          <w:kern w:val="0"/>
          <w:position w:val="-12"/>
          <w:sz w:val="24"/>
          <w:szCs w:val="24"/>
        </w:rPr>
        <w:object w:dxaOrig="440" w:dyaOrig="360" w14:anchorId="2A654B5B">
          <v:shape id="_x0000_i1072" type="#_x0000_t75" style="width:21.9pt;height:18.45pt" o:ole="">
            <v:imagedata r:id="rId30" o:title=""/>
          </v:shape>
          <o:OLEObject Type="Embed" ProgID="Equation.DSMT4" ShapeID="_x0000_i1072" DrawAspect="Content" ObjectID="_1624529889" r:id="rId98"/>
        </w:object>
      </w:r>
      <w:r w:rsidR="00A738DC" w:rsidRPr="00C61015">
        <w:rPr>
          <w:rFonts w:ascii="Times New Roman" w:eastAsia="宋体" w:hAnsi="Times New Roman" w:cs="Times New Roman"/>
          <w:kern w:val="0"/>
          <w:sz w:val="24"/>
          <w:szCs w:val="24"/>
        </w:rPr>
        <w:t>,</w:t>
      </w:r>
      <w:r w:rsidR="00A738DC" w:rsidRPr="00C61015">
        <w:rPr>
          <w:rFonts w:ascii="Times New Roman" w:hAnsi="Times New Roman" w:cs="Times New Roman"/>
        </w:rPr>
        <w:t xml:space="preserve"> </w:t>
      </w:r>
      <w:r w:rsidR="00A738DC" w:rsidRPr="00C61015">
        <w:rPr>
          <w:rFonts w:ascii="Times New Roman" w:eastAsia="宋体" w:hAnsi="Times New Roman" w:cs="Times New Roman"/>
          <w:kern w:val="0"/>
          <w:sz w:val="24"/>
          <w:szCs w:val="24"/>
        </w:rPr>
        <w:t>当一</w:t>
      </w:r>
      <w:r w:rsidR="00A738DC">
        <w:rPr>
          <w:rFonts w:ascii="Times New Roman" w:eastAsia="宋体" w:hAnsi="Times New Roman" w:cs="Times New Roman" w:hint="eastAsia"/>
          <w:kern w:val="0"/>
          <w:sz w:val="24"/>
          <w:szCs w:val="24"/>
        </w:rPr>
        <w:t>颗观测卫星</w:t>
      </w:r>
      <w:r w:rsidR="00A738DC" w:rsidRPr="00C61015">
        <w:rPr>
          <w:rFonts w:ascii="Times New Roman" w:eastAsia="宋体" w:hAnsi="Times New Roman" w:cs="Times New Roman"/>
          <w:kern w:val="0"/>
          <w:sz w:val="24"/>
          <w:szCs w:val="24"/>
        </w:rPr>
        <w:t>在观测任务</w:t>
      </w:r>
      <w:r w:rsidR="00A738DC" w:rsidRPr="00C61015">
        <w:rPr>
          <w:rFonts w:ascii="Times New Roman" w:eastAsia="宋体" w:hAnsi="Times New Roman" w:cs="Times New Roman"/>
          <w:i/>
          <w:kern w:val="0"/>
          <w:sz w:val="24"/>
          <w:szCs w:val="24"/>
        </w:rPr>
        <w:t>t</w:t>
      </w:r>
      <w:r w:rsidR="00A738DC" w:rsidRPr="00C61015">
        <w:rPr>
          <w:rFonts w:ascii="Times New Roman" w:eastAsia="宋体" w:hAnsi="Times New Roman" w:cs="Times New Roman"/>
          <w:kern w:val="0"/>
          <w:sz w:val="24"/>
          <w:szCs w:val="24"/>
        </w:rPr>
        <w:t>时，观测过程不能中断，也不能被</w:t>
      </w:r>
      <w:r w:rsidR="006B0B37">
        <w:rPr>
          <w:rFonts w:ascii="Times New Roman" w:eastAsia="宋体" w:hAnsi="Times New Roman" w:cs="Times New Roman"/>
          <w:kern w:val="0"/>
          <w:sz w:val="24"/>
          <w:szCs w:val="24"/>
        </w:rPr>
        <w:t>抢占</w:t>
      </w:r>
      <w:r w:rsidR="00A738DC" w:rsidRPr="00C61015">
        <w:rPr>
          <w:rFonts w:ascii="Times New Roman" w:eastAsia="宋体" w:hAnsi="Times New Roman" w:cs="Times New Roman"/>
          <w:kern w:val="0"/>
          <w:sz w:val="24"/>
          <w:szCs w:val="24"/>
        </w:rPr>
        <w:t>。如果有两个任务</w:t>
      </w:r>
      <w:r w:rsidR="00A738DC" w:rsidRPr="00C61015">
        <w:rPr>
          <w:rFonts w:ascii="Times New Roman" w:eastAsia="宋体" w:hAnsi="Times New Roman" w:cs="Times New Roman"/>
          <w:kern w:val="0"/>
          <w:position w:val="-14"/>
          <w:sz w:val="24"/>
          <w:szCs w:val="24"/>
        </w:rPr>
        <w:object w:dxaOrig="420" w:dyaOrig="380" w14:anchorId="0B089C95">
          <v:shape id="_x0000_i1073" type="#_x0000_t75" style="width:20.75pt;height:19.6pt" o:ole="">
            <v:imagedata r:id="rId32" o:title=""/>
          </v:shape>
          <o:OLEObject Type="Embed" ProgID="Equation.DSMT4" ShapeID="_x0000_i1073" DrawAspect="Content" ObjectID="_1624529890" r:id="rId99"/>
        </w:object>
      </w:r>
      <w:r w:rsidR="00A738DC" w:rsidRPr="00C61015">
        <w:rPr>
          <w:rFonts w:ascii="Times New Roman" w:eastAsia="宋体" w:hAnsi="Times New Roman" w:cs="Times New Roman"/>
          <w:kern w:val="0"/>
          <w:sz w:val="24"/>
          <w:szCs w:val="24"/>
        </w:rPr>
        <w:t>由同一</w:t>
      </w:r>
      <w:r w:rsidR="00A738DC">
        <w:rPr>
          <w:rFonts w:ascii="Times New Roman" w:eastAsia="宋体" w:hAnsi="Times New Roman" w:cs="Times New Roman" w:hint="eastAsia"/>
          <w:kern w:val="0"/>
          <w:sz w:val="24"/>
          <w:szCs w:val="24"/>
        </w:rPr>
        <w:t>颗卫星</w:t>
      </w:r>
      <w:r w:rsidR="00A738DC" w:rsidRPr="00C61015">
        <w:rPr>
          <w:rFonts w:ascii="Times New Roman" w:eastAsia="宋体" w:hAnsi="Times New Roman" w:cs="Times New Roman"/>
          <w:kern w:val="0"/>
          <w:sz w:val="24"/>
          <w:szCs w:val="24"/>
        </w:rPr>
        <w:t>执行观测，</w:t>
      </w:r>
      <w:r w:rsidR="00A738DC">
        <w:rPr>
          <w:rFonts w:ascii="Times New Roman" w:eastAsia="宋体" w:hAnsi="Times New Roman" w:cs="Times New Roman" w:hint="eastAsia"/>
          <w:kern w:val="0"/>
          <w:sz w:val="24"/>
          <w:szCs w:val="24"/>
        </w:rPr>
        <w:t>该卫星</w:t>
      </w:r>
      <w:r w:rsidR="00A738DC" w:rsidRPr="00C61015">
        <w:rPr>
          <w:rFonts w:ascii="Times New Roman" w:eastAsia="宋体" w:hAnsi="Times New Roman" w:cs="Times New Roman"/>
          <w:kern w:val="0"/>
          <w:sz w:val="24"/>
          <w:szCs w:val="24"/>
        </w:rPr>
        <w:t>在观测完</w:t>
      </w:r>
      <w:r w:rsidR="00A738DC" w:rsidRPr="00C61015">
        <w:rPr>
          <w:rFonts w:ascii="Times New Roman" w:eastAsia="宋体" w:hAnsi="Times New Roman" w:cs="Times New Roman"/>
          <w:kern w:val="0"/>
          <w:position w:val="-12"/>
          <w:sz w:val="24"/>
          <w:szCs w:val="24"/>
        </w:rPr>
        <w:object w:dxaOrig="180" w:dyaOrig="360" w14:anchorId="646BAE48">
          <v:shape id="_x0000_i1074" type="#_x0000_t75" style="width:9.2pt;height:18.45pt" o:ole="">
            <v:imagedata r:id="rId34" o:title=""/>
          </v:shape>
          <o:OLEObject Type="Embed" ProgID="Equation.DSMT4" ShapeID="_x0000_i1074" DrawAspect="Content" ObjectID="_1624529891" r:id="rId100"/>
        </w:object>
      </w:r>
      <w:r w:rsidR="00A738DC" w:rsidRPr="00C61015">
        <w:rPr>
          <w:rFonts w:ascii="Times New Roman" w:eastAsia="宋体" w:hAnsi="Times New Roman" w:cs="Times New Roman"/>
          <w:kern w:val="0"/>
          <w:sz w:val="24"/>
          <w:szCs w:val="24"/>
        </w:rPr>
        <w:t>后需要一个转换时间，才能继续执行</w:t>
      </w:r>
      <w:r w:rsidR="00A738DC" w:rsidRPr="00C61015">
        <w:rPr>
          <w:rFonts w:ascii="Times New Roman" w:eastAsia="宋体" w:hAnsi="Times New Roman" w:cs="Times New Roman"/>
          <w:kern w:val="0"/>
          <w:position w:val="-14"/>
          <w:sz w:val="24"/>
          <w:szCs w:val="24"/>
        </w:rPr>
        <w:object w:dxaOrig="220" w:dyaOrig="380" w14:anchorId="1209FC2A">
          <v:shape id="_x0000_i1075" type="#_x0000_t75" style="width:10.35pt;height:19.6pt" o:ole="">
            <v:imagedata r:id="rId37" o:title=""/>
          </v:shape>
          <o:OLEObject Type="Embed" ProgID="Equation.DSMT4" ShapeID="_x0000_i1075" DrawAspect="Content" ObjectID="_1624529892" r:id="rId101"/>
        </w:object>
      </w:r>
      <w:r w:rsidR="00A738DC" w:rsidRPr="00C61015">
        <w:rPr>
          <w:rFonts w:ascii="Times New Roman" w:eastAsia="宋体" w:hAnsi="Times New Roman" w:cs="Times New Roman"/>
          <w:kern w:val="0"/>
          <w:sz w:val="24"/>
          <w:szCs w:val="24"/>
        </w:rPr>
        <w:t>，由于</w:t>
      </w:r>
      <w:r w:rsidR="006B0B37">
        <w:rPr>
          <w:rFonts w:ascii="Times New Roman" w:eastAsia="宋体" w:hAnsi="Times New Roman" w:cs="Times New Roman" w:hint="eastAsia"/>
          <w:kern w:val="0"/>
          <w:sz w:val="24"/>
          <w:szCs w:val="24"/>
        </w:rPr>
        <w:t>受到</w:t>
      </w:r>
      <w:r w:rsidR="00A738DC" w:rsidRPr="00C61015">
        <w:rPr>
          <w:rFonts w:ascii="Times New Roman" w:eastAsia="宋体" w:hAnsi="Times New Roman" w:cs="Times New Roman"/>
          <w:kern w:val="0"/>
          <w:sz w:val="24"/>
          <w:szCs w:val="24"/>
        </w:rPr>
        <w:t>资源限制和任务</w:t>
      </w:r>
      <w:r w:rsidR="006B0B37">
        <w:rPr>
          <w:rFonts w:ascii="Times New Roman" w:eastAsia="宋体" w:hAnsi="Times New Roman" w:cs="Times New Roman" w:hint="eastAsia"/>
          <w:kern w:val="0"/>
          <w:sz w:val="24"/>
          <w:szCs w:val="24"/>
        </w:rPr>
        <w:t>时间窗的</w:t>
      </w:r>
      <w:r w:rsidR="00A738DC" w:rsidRPr="00C61015">
        <w:rPr>
          <w:rFonts w:ascii="Times New Roman" w:eastAsia="宋体" w:hAnsi="Times New Roman" w:cs="Times New Roman"/>
          <w:kern w:val="0"/>
          <w:sz w:val="24"/>
          <w:szCs w:val="24"/>
        </w:rPr>
        <w:t>冲突，有些任务可能无法</w:t>
      </w:r>
      <w:r w:rsidR="006B0B37">
        <w:rPr>
          <w:rFonts w:ascii="Times New Roman" w:eastAsia="宋体" w:hAnsi="Times New Roman" w:cs="Times New Roman" w:hint="eastAsia"/>
          <w:kern w:val="0"/>
          <w:sz w:val="24"/>
          <w:szCs w:val="24"/>
        </w:rPr>
        <w:t>同时</w:t>
      </w:r>
      <w:r w:rsidR="00A738DC" w:rsidRPr="00C61015">
        <w:rPr>
          <w:rFonts w:ascii="Times New Roman" w:eastAsia="宋体" w:hAnsi="Times New Roman" w:cs="Times New Roman"/>
          <w:kern w:val="0"/>
          <w:sz w:val="24"/>
          <w:szCs w:val="24"/>
        </w:rPr>
        <w:t>完成，因此确定一个最优的调度方案使得</w:t>
      </w:r>
      <w:r w:rsidR="00A738DC">
        <w:rPr>
          <w:rFonts w:ascii="Times New Roman" w:eastAsia="宋体" w:hAnsi="Times New Roman" w:cs="Times New Roman" w:hint="eastAsia"/>
          <w:kern w:val="0"/>
          <w:sz w:val="24"/>
          <w:szCs w:val="24"/>
        </w:rPr>
        <w:t>卫星</w:t>
      </w:r>
      <w:r w:rsidR="00A738DC" w:rsidRPr="00C61015">
        <w:rPr>
          <w:rFonts w:ascii="Times New Roman" w:eastAsia="宋体" w:hAnsi="Times New Roman" w:cs="Times New Roman"/>
          <w:kern w:val="0"/>
          <w:sz w:val="24"/>
          <w:szCs w:val="24"/>
        </w:rPr>
        <w:t>在满足各种约束条件下，完成任务获得总的收益值最大。</w:t>
      </w:r>
    </w:p>
    <w:p w14:paraId="43557D33" w14:textId="77777777" w:rsidR="001919C0" w:rsidRDefault="00A46E3B" w:rsidP="001919C0">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w:t>
      </w:r>
      <w:r w:rsidR="00B37CE2">
        <w:rPr>
          <w:rFonts w:ascii="Times New Roman" w:eastAsia="宋体" w:hAnsi="Times New Roman" w:cs="Times New Roman" w:hint="eastAsia"/>
          <w:kern w:val="0"/>
          <w:sz w:val="24"/>
          <w:szCs w:val="24"/>
        </w:rPr>
        <w:t>卫星</w:t>
      </w:r>
      <w:r w:rsidR="001919C0">
        <w:rPr>
          <w:rFonts w:ascii="Times New Roman" w:eastAsia="宋体" w:hAnsi="Times New Roman" w:cs="Times New Roman" w:hint="eastAsia"/>
          <w:kern w:val="0"/>
          <w:sz w:val="24"/>
          <w:szCs w:val="24"/>
        </w:rPr>
        <w:t>观测</w:t>
      </w:r>
      <w:r w:rsidR="00B37CE2">
        <w:rPr>
          <w:rFonts w:ascii="Times New Roman" w:eastAsia="宋体" w:hAnsi="Times New Roman" w:cs="Times New Roman" w:hint="eastAsia"/>
          <w:kern w:val="0"/>
          <w:sz w:val="24"/>
          <w:szCs w:val="24"/>
        </w:rPr>
        <w:t>资源为</w:t>
      </w:r>
      <w:r w:rsidR="00B37CE2" w:rsidRPr="00B37CE2">
        <w:rPr>
          <w:rFonts w:ascii="Times New Roman" w:eastAsia="宋体" w:hAnsi="Times New Roman" w:cs="Times New Roman"/>
          <w:kern w:val="0"/>
          <w:position w:val="-12"/>
          <w:sz w:val="24"/>
          <w:szCs w:val="24"/>
        </w:rPr>
        <w:object w:dxaOrig="2280" w:dyaOrig="360" w14:anchorId="241BA257">
          <v:shape id="_x0000_i1076" type="#_x0000_t75" style="width:114.05pt;height:18.45pt" o:ole="">
            <v:imagedata r:id="rId102" o:title=""/>
          </v:shape>
          <o:OLEObject Type="Embed" ProgID="Equation.DSMT4" ShapeID="_x0000_i1076" DrawAspect="Content" ObjectID="_1624529893" r:id="rId103"/>
        </w:object>
      </w:r>
      <w:r w:rsidR="00B37CE2">
        <w:rPr>
          <w:rFonts w:ascii="Times New Roman" w:eastAsia="宋体" w:hAnsi="Times New Roman" w:cs="Times New Roman"/>
          <w:kern w:val="0"/>
          <w:sz w:val="24"/>
          <w:szCs w:val="24"/>
        </w:rPr>
        <w:t>,</w:t>
      </w:r>
      <w:r w:rsidR="00B37CE2">
        <w:rPr>
          <w:rFonts w:ascii="Times New Roman" w:eastAsia="宋体" w:hAnsi="Times New Roman" w:cs="Times New Roman" w:hint="eastAsia"/>
          <w:kern w:val="0"/>
          <w:sz w:val="24"/>
          <w:szCs w:val="24"/>
        </w:rPr>
        <w:t>其中</w:t>
      </w:r>
      <w:r w:rsidR="00B37CE2" w:rsidRPr="00B37CE2">
        <w:rPr>
          <w:rFonts w:ascii="Times New Roman" w:eastAsia="宋体" w:hAnsi="Times New Roman" w:cs="Times New Roman"/>
          <w:kern w:val="0"/>
          <w:position w:val="-12"/>
          <w:sz w:val="24"/>
          <w:szCs w:val="24"/>
        </w:rPr>
        <w:object w:dxaOrig="360" w:dyaOrig="360" w14:anchorId="532F973B">
          <v:shape id="_x0000_i1077" type="#_x0000_t75" style="width:18.45pt;height:18.45pt" o:ole="">
            <v:imagedata r:id="rId104" o:title=""/>
          </v:shape>
          <o:OLEObject Type="Embed" ProgID="Equation.DSMT4" ShapeID="_x0000_i1077" DrawAspect="Content" ObjectID="_1624529894" r:id="rId105"/>
        </w:object>
      </w:r>
      <w:r w:rsidR="00B37CE2">
        <w:rPr>
          <w:rFonts w:ascii="Times New Roman" w:eastAsia="宋体" w:hAnsi="Times New Roman" w:cs="Times New Roman" w:hint="eastAsia"/>
          <w:kern w:val="0"/>
          <w:sz w:val="24"/>
          <w:szCs w:val="24"/>
        </w:rPr>
        <w:t>表示卫星的数量。卫星</w:t>
      </w:r>
      <w:r w:rsidR="00C25AB9" w:rsidRPr="00C25AB9">
        <w:rPr>
          <w:rFonts w:ascii="Times New Roman" w:eastAsia="宋体" w:hAnsi="Times New Roman" w:cs="Times New Roman"/>
          <w:kern w:val="0"/>
          <w:position w:val="-12"/>
          <w:sz w:val="24"/>
          <w:szCs w:val="24"/>
        </w:rPr>
        <w:object w:dxaOrig="279" w:dyaOrig="360" w14:anchorId="63C9920A">
          <v:shape id="_x0000_i1078" type="#_x0000_t75" style="width:14.4pt;height:18.45pt" o:ole="">
            <v:imagedata r:id="rId106" o:title=""/>
          </v:shape>
          <o:OLEObject Type="Embed" ProgID="Equation.DSMT4" ShapeID="_x0000_i1078" DrawAspect="Content" ObjectID="_1624529895" r:id="rId107"/>
        </w:object>
      </w:r>
      <w:r w:rsidR="00B37CE2">
        <w:rPr>
          <w:rFonts w:ascii="Times New Roman" w:eastAsia="宋体" w:hAnsi="Times New Roman" w:cs="Times New Roman" w:hint="eastAsia"/>
          <w:kern w:val="0"/>
          <w:sz w:val="24"/>
          <w:szCs w:val="24"/>
        </w:rPr>
        <w:t>对应的轨道资源为</w:t>
      </w:r>
      <w:r w:rsidR="00005837" w:rsidRPr="00B37CE2">
        <w:rPr>
          <w:rFonts w:ascii="Times New Roman" w:eastAsia="宋体" w:hAnsi="Times New Roman" w:cs="Times New Roman"/>
          <w:kern w:val="0"/>
          <w:position w:val="-14"/>
          <w:sz w:val="24"/>
          <w:szCs w:val="24"/>
        </w:rPr>
        <w:object w:dxaOrig="2340" w:dyaOrig="400" w14:anchorId="46F48125">
          <v:shape id="_x0000_i1079" type="#_x0000_t75" style="width:116.95pt;height:20.15pt" o:ole="">
            <v:imagedata r:id="rId108" o:title=""/>
          </v:shape>
          <o:OLEObject Type="Embed" ProgID="Equation.DSMT4" ShapeID="_x0000_i1079" DrawAspect="Content" ObjectID="_1624529896" r:id="rId109"/>
        </w:object>
      </w:r>
      <w:r w:rsidR="00B37CE2">
        <w:rPr>
          <w:rFonts w:ascii="Times New Roman" w:eastAsia="宋体" w:hAnsi="Times New Roman" w:cs="Times New Roman" w:hint="eastAsia"/>
          <w:kern w:val="0"/>
          <w:sz w:val="24"/>
          <w:szCs w:val="24"/>
        </w:rPr>
        <w:t>，其中</w:t>
      </w:r>
      <w:r w:rsidR="00B37CE2" w:rsidRPr="00B22AEB">
        <w:rPr>
          <w:rFonts w:ascii="Times New Roman" w:eastAsia="宋体" w:hAnsi="Times New Roman" w:cs="Times New Roman" w:hint="eastAsia"/>
          <w:i/>
          <w:kern w:val="0"/>
          <w:sz w:val="24"/>
          <w:szCs w:val="24"/>
        </w:rPr>
        <w:t>K</w:t>
      </w:r>
      <w:r w:rsidR="00B37CE2">
        <w:rPr>
          <w:rFonts w:ascii="Times New Roman" w:eastAsia="宋体" w:hAnsi="Times New Roman" w:cs="Times New Roman" w:hint="eastAsia"/>
          <w:kern w:val="0"/>
          <w:sz w:val="24"/>
          <w:szCs w:val="24"/>
        </w:rPr>
        <w:t>表示卫星</w:t>
      </w:r>
      <w:r w:rsidR="00C25AB9" w:rsidRPr="00C25AB9">
        <w:rPr>
          <w:rFonts w:ascii="Times New Roman" w:eastAsia="宋体" w:hAnsi="Times New Roman" w:cs="Times New Roman"/>
          <w:kern w:val="0"/>
          <w:position w:val="-12"/>
          <w:sz w:val="24"/>
          <w:szCs w:val="24"/>
        </w:rPr>
        <w:object w:dxaOrig="279" w:dyaOrig="360" w14:anchorId="2D0B376B">
          <v:shape id="_x0000_i1080" type="#_x0000_t75" style="width:14.4pt;height:18.45pt" o:ole="">
            <v:imagedata r:id="rId110" o:title=""/>
          </v:shape>
          <o:OLEObject Type="Embed" ProgID="Equation.DSMT4" ShapeID="_x0000_i1080" DrawAspect="Content" ObjectID="_1624529897" r:id="rId111"/>
        </w:object>
      </w:r>
      <w:r w:rsidR="00B37CE2">
        <w:rPr>
          <w:rFonts w:ascii="Times New Roman" w:eastAsia="宋体" w:hAnsi="Times New Roman" w:cs="Times New Roman" w:hint="eastAsia"/>
          <w:kern w:val="0"/>
          <w:sz w:val="24"/>
          <w:szCs w:val="24"/>
        </w:rPr>
        <w:t>在一个调度周期</w:t>
      </w:r>
      <w:r w:rsidR="00B37CE2">
        <w:rPr>
          <w:rFonts w:ascii="Times New Roman" w:eastAsia="宋体" w:hAnsi="Times New Roman" w:cs="Times New Roman" w:hint="eastAsia"/>
          <w:kern w:val="0"/>
          <w:sz w:val="24"/>
          <w:szCs w:val="24"/>
        </w:rPr>
        <w:lastRenderedPageBreak/>
        <w:t>内绕地圈次。</w:t>
      </w:r>
      <w:r w:rsidR="00C25AB9">
        <w:rPr>
          <w:rFonts w:ascii="Times New Roman" w:eastAsia="宋体" w:hAnsi="Times New Roman" w:cs="Times New Roman" w:hint="eastAsia"/>
          <w:kern w:val="0"/>
          <w:sz w:val="24"/>
          <w:szCs w:val="24"/>
        </w:rPr>
        <w:t>再假设</w:t>
      </w:r>
      <w:r w:rsidR="00C25AB9" w:rsidRPr="00C25AB9">
        <w:rPr>
          <w:rFonts w:ascii="Times New Roman" w:eastAsia="宋体" w:hAnsi="Times New Roman" w:cs="Times New Roman"/>
          <w:kern w:val="0"/>
          <w:position w:val="-14"/>
          <w:sz w:val="24"/>
          <w:szCs w:val="24"/>
        </w:rPr>
        <w:object w:dxaOrig="5480" w:dyaOrig="400" w14:anchorId="2259C895">
          <v:shape id="_x0000_i1081" type="#_x0000_t75" style="width:273.6pt;height:20.15pt" o:ole="">
            <v:imagedata r:id="rId112" o:title=""/>
          </v:shape>
          <o:OLEObject Type="Embed" ProgID="Equation.DSMT4" ShapeID="_x0000_i1081" DrawAspect="Content" ObjectID="_1624529898" r:id="rId113"/>
        </w:object>
      </w:r>
      <w:r w:rsidR="00394B36">
        <w:rPr>
          <w:rFonts w:ascii="Times New Roman" w:eastAsia="宋体" w:hAnsi="Times New Roman" w:cs="Times New Roman" w:hint="eastAsia"/>
          <w:kern w:val="0"/>
          <w:sz w:val="24"/>
          <w:szCs w:val="24"/>
        </w:rPr>
        <w:t>是待观测的任务在卫星</w:t>
      </w:r>
      <w:r w:rsidR="00394B36" w:rsidRPr="00394B36">
        <w:rPr>
          <w:rFonts w:ascii="Times New Roman" w:eastAsia="宋体" w:hAnsi="Times New Roman" w:cs="Times New Roman"/>
          <w:kern w:val="0"/>
          <w:position w:val="-12"/>
          <w:sz w:val="24"/>
          <w:szCs w:val="24"/>
        </w:rPr>
        <w:object w:dxaOrig="279" w:dyaOrig="360" w14:anchorId="6970C542">
          <v:shape id="_x0000_i1082" type="#_x0000_t75" style="width:14.4pt;height:18.45pt" o:ole="">
            <v:imagedata r:id="rId114" o:title=""/>
          </v:shape>
          <o:OLEObject Type="Embed" ProgID="Equation.DSMT4" ShapeID="_x0000_i1082" DrawAspect="Content" ObjectID="_1624529899" r:id="rId115"/>
        </w:object>
      </w:r>
      <w:r w:rsidR="00394B36">
        <w:rPr>
          <w:rFonts w:ascii="Times New Roman" w:eastAsia="宋体" w:hAnsi="Times New Roman" w:cs="Times New Roman" w:hint="eastAsia"/>
          <w:kern w:val="0"/>
          <w:sz w:val="24"/>
          <w:szCs w:val="24"/>
        </w:rPr>
        <w:t>的第</w:t>
      </w:r>
      <w:r w:rsidR="00394B36" w:rsidRPr="00394B36">
        <w:rPr>
          <w:rFonts w:ascii="Times New Roman" w:eastAsia="宋体" w:hAnsi="Times New Roman" w:cs="Times New Roman" w:hint="eastAsia"/>
          <w:i/>
          <w:kern w:val="0"/>
          <w:sz w:val="24"/>
          <w:szCs w:val="24"/>
        </w:rPr>
        <w:t>j</w:t>
      </w:r>
      <w:r w:rsidR="00394B36">
        <w:rPr>
          <w:rFonts w:ascii="Times New Roman" w:eastAsia="宋体" w:hAnsi="Times New Roman" w:cs="Times New Roman" w:hint="eastAsia"/>
          <w:kern w:val="0"/>
          <w:sz w:val="24"/>
          <w:szCs w:val="24"/>
        </w:rPr>
        <w:t>个轨道上的可见时间窗</w:t>
      </w:r>
      <w:r w:rsidR="0037389A">
        <w:rPr>
          <w:rFonts w:ascii="Times New Roman" w:eastAsia="宋体" w:hAnsi="Times New Roman" w:cs="Times New Roman" w:hint="eastAsia"/>
          <w:kern w:val="0"/>
          <w:sz w:val="24"/>
          <w:szCs w:val="24"/>
        </w:rPr>
        <w:t>，其中</w:t>
      </w:r>
      <w:r w:rsidR="0037389A" w:rsidRPr="0037389A">
        <w:rPr>
          <w:rFonts w:ascii="Times New Roman" w:eastAsia="宋体" w:hAnsi="Times New Roman" w:cs="Times New Roman"/>
          <w:kern w:val="0"/>
          <w:position w:val="-14"/>
          <w:sz w:val="24"/>
          <w:szCs w:val="24"/>
        </w:rPr>
        <w:object w:dxaOrig="320" w:dyaOrig="400" w14:anchorId="264C599B">
          <v:shape id="_x0000_i1083" type="#_x0000_t75" style="width:15.55pt;height:20.15pt" o:ole="">
            <v:imagedata r:id="rId116" o:title=""/>
          </v:shape>
          <o:OLEObject Type="Embed" ProgID="Equation.DSMT4" ShapeID="_x0000_i1083" DrawAspect="Content" ObjectID="_1624529900" r:id="rId117"/>
        </w:object>
      </w:r>
      <w:r w:rsidR="0037389A">
        <w:rPr>
          <w:rFonts w:ascii="Times New Roman" w:eastAsia="宋体" w:hAnsi="Times New Roman" w:cs="Times New Roman" w:hint="eastAsia"/>
          <w:kern w:val="0"/>
          <w:sz w:val="24"/>
          <w:szCs w:val="24"/>
        </w:rPr>
        <w:t>表示任务可见时间窗的最早可见时间，</w:t>
      </w:r>
      <w:r w:rsidR="0037389A" w:rsidRPr="0037389A">
        <w:rPr>
          <w:rFonts w:ascii="Times New Roman" w:eastAsia="宋体" w:hAnsi="Times New Roman" w:cs="Times New Roman"/>
          <w:kern w:val="0"/>
          <w:position w:val="-14"/>
          <w:sz w:val="24"/>
          <w:szCs w:val="24"/>
        </w:rPr>
        <w:object w:dxaOrig="320" w:dyaOrig="400" w14:anchorId="5A1666F9">
          <v:shape id="_x0000_i1084" type="#_x0000_t75" style="width:15.55pt;height:20.15pt" o:ole="">
            <v:imagedata r:id="rId118" o:title=""/>
          </v:shape>
          <o:OLEObject Type="Embed" ProgID="Equation.DSMT4" ShapeID="_x0000_i1084" DrawAspect="Content" ObjectID="_1624529901" r:id="rId119"/>
        </w:object>
      </w:r>
      <w:r w:rsidR="0037389A">
        <w:rPr>
          <w:rFonts w:ascii="Times New Roman" w:eastAsia="宋体" w:hAnsi="Times New Roman" w:cs="Times New Roman" w:hint="eastAsia"/>
          <w:kern w:val="0"/>
          <w:sz w:val="24"/>
          <w:szCs w:val="24"/>
        </w:rPr>
        <w:t>表示任务可见时间窗的最晚可见时间。</w:t>
      </w:r>
    </w:p>
    <w:p w14:paraId="41B0F501" w14:textId="77777777" w:rsidR="00803E3E" w:rsidRDefault="003124DD" w:rsidP="00803E3E">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sidRPr="003124DD">
        <w:rPr>
          <w:rFonts w:ascii="Times New Roman" w:eastAsia="宋体" w:hAnsi="Times New Roman" w:cs="Times New Roman"/>
          <w:kern w:val="0"/>
          <w:position w:val="-14"/>
          <w:sz w:val="24"/>
          <w:szCs w:val="24"/>
        </w:rPr>
        <w:object w:dxaOrig="5880" w:dyaOrig="400" w14:anchorId="28794C3B">
          <v:shape id="_x0000_i1085" type="#_x0000_t75" style="width:294.35pt;height:20.15pt" o:ole="">
            <v:imagedata r:id="rId120" o:title=""/>
          </v:shape>
          <o:OLEObject Type="Embed" ProgID="Equation.DSMT4" ShapeID="_x0000_i1085" DrawAspect="Content" ObjectID="_1624529902" r:id="rId121"/>
        </w:object>
      </w:r>
      <w:r>
        <w:rPr>
          <w:rFonts w:ascii="Times New Roman" w:eastAsia="宋体" w:hAnsi="Times New Roman" w:cs="Times New Roman" w:hint="eastAsia"/>
          <w:kern w:val="0"/>
          <w:sz w:val="24"/>
          <w:szCs w:val="24"/>
        </w:rPr>
        <w:t>为待观测任务在卫星</w:t>
      </w:r>
      <w:r w:rsidRPr="00394B36">
        <w:rPr>
          <w:rFonts w:ascii="Times New Roman" w:eastAsia="宋体" w:hAnsi="Times New Roman" w:cs="Times New Roman"/>
          <w:kern w:val="0"/>
          <w:position w:val="-12"/>
          <w:sz w:val="24"/>
          <w:szCs w:val="24"/>
        </w:rPr>
        <w:object w:dxaOrig="279" w:dyaOrig="360" w14:anchorId="506E2AE1">
          <v:shape id="_x0000_i1086" type="#_x0000_t75" style="width:14.4pt;height:18.45pt" o:ole="">
            <v:imagedata r:id="rId114" o:title=""/>
          </v:shape>
          <o:OLEObject Type="Embed" ProgID="Equation.DSMT4" ShapeID="_x0000_i1086" DrawAspect="Content" ObjectID="_1624529903" r:id="rId122"/>
        </w:object>
      </w:r>
      <w:r>
        <w:rPr>
          <w:rFonts w:ascii="Times New Roman" w:eastAsia="宋体" w:hAnsi="Times New Roman" w:cs="Times New Roman" w:hint="eastAsia"/>
          <w:kern w:val="0"/>
          <w:sz w:val="24"/>
          <w:szCs w:val="24"/>
        </w:rPr>
        <w:t>的第</w:t>
      </w:r>
      <w:r w:rsidRPr="00394B36">
        <w:rPr>
          <w:rFonts w:ascii="Times New Roman" w:eastAsia="宋体" w:hAnsi="Times New Roman" w:cs="Times New Roman" w:hint="eastAsia"/>
          <w:i/>
          <w:kern w:val="0"/>
          <w:sz w:val="24"/>
          <w:szCs w:val="24"/>
        </w:rPr>
        <w:t>j</w:t>
      </w:r>
      <w:r w:rsidR="009E0867">
        <w:rPr>
          <w:rFonts w:ascii="Times New Roman" w:eastAsia="宋体" w:hAnsi="Times New Roman" w:cs="Times New Roman" w:hint="eastAsia"/>
          <w:kern w:val="0"/>
          <w:sz w:val="24"/>
          <w:szCs w:val="24"/>
        </w:rPr>
        <w:t>个轨道上的有效观测</w:t>
      </w:r>
      <w:r>
        <w:rPr>
          <w:rFonts w:ascii="Times New Roman" w:eastAsia="宋体" w:hAnsi="Times New Roman" w:cs="Times New Roman" w:hint="eastAsia"/>
          <w:kern w:val="0"/>
          <w:sz w:val="24"/>
          <w:szCs w:val="24"/>
        </w:rPr>
        <w:t>时间窗</w:t>
      </w:r>
      <w:r w:rsidR="009E0867">
        <w:rPr>
          <w:rFonts w:ascii="Times New Roman" w:eastAsia="宋体" w:hAnsi="Times New Roman" w:cs="Times New Roman" w:hint="eastAsia"/>
          <w:kern w:val="0"/>
          <w:sz w:val="24"/>
          <w:szCs w:val="24"/>
        </w:rPr>
        <w:t>。其中，</w:t>
      </w:r>
      <w:r w:rsidR="009E0867" w:rsidRPr="009E0867">
        <w:rPr>
          <w:rFonts w:ascii="Times New Roman" w:eastAsia="宋体" w:hAnsi="Times New Roman" w:cs="Times New Roman"/>
          <w:kern w:val="0"/>
          <w:position w:val="-14"/>
          <w:sz w:val="24"/>
          <w:szCs w:val="24"/>
        </w:rPr>
        <w:object w:dxaOrig="480" w:dyaOrig="400" w14:anchorId="2D6FE377">
          <v:shape id="_x0000_i1087" type="#_x0000_t75" style="width:24.2pt;height:20.15pt" o:ole="">
            <v:imagedata r:id="rId123" o:title=""/>
          </v:shape>
          <o:OLEObject Type="Embed" ProgID="Equation.DSMT4" ShapeID="_x0000_i1087" DrawAspect="Content" ObjectID="_1624529904" r:id="rId124"/>
        </w:object>
      </w:r>
      <w:r w:rsidR="009E0867">
        <w:rPr>
          <w:rFonts w:ascii="Times New Roman" w:eastAsia="宋体" w:hAnsi="Times New Roman" w:cs="Times New Roman" w:hint="eastAsia"/>
          <w:kern w:val="0"/>
          <w:sz w:val="24"/>
          <w:szCs w:val="24"/>
        </w:rPr>
        <w:t>表示任务的最早开始执行时间，</w:t>
      </w:r>
      <w:r w:rsidR="009E0867" w:rsidRPr="009E0867">
        <w:rPr>
          <w:rFonts w:ascii="Times New Roman" w:eastAsia="宋体" w:hAnsi="Times New Roman" w:cs="Times New Roman"/>
          <w:kern w:val="0"/>
          <w:position w:val="-14"/>
          <w:sz w:val="24"/>
          <w:szCs w:val="24"/>
        </w:rPr>
        <w:object w:dxaOrig="480" w:dyaOrig="400" w14:anchorId="38760B05">
          <v:shape id="_x0000_i1088" type="#_x0000_t75" style="width:24.2pt;height:20.15pt" o:ole="">
            <v:imagedata r:id="rId125" o:title=""/>
          </v:shape>
          <o:OLEObject Type="Embed" ProgID="Equation.DSMT4" ShapeID="_x0000_i1088" DrawAspect="Content" ObjectID="_1624529905" r:id="rId126"/>
        </w:object>
      </w:r>
      <w:r w:rsidR="009E0867">
        <w:rPr>
          <w:rFonts w:ascii="Times New Roman" w:eastAsia="宋体" w:hAnsi="Times New Roman" w:cs="Times New Roman" w:hint="eastAsia"/>
          <w:kern w:val="0"/>
          <w:sz w:val="24"/>
          <w:szCs w:val="24"/>
        </w:rPr>
        <w:t>表示任务的最晚执行结束时间。</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5086"/>
        <w:gridCol w:w="1799"/>
      </w:tblGrid>
      <w:tr w:rsidR="00C01A5D" w14:paraId="0FF1219A" w14:textId="77777777" w:rsidTr="00803E3E">
        <w:tc>
          <w:tcPr>
            <w:tcW w:w="1424" w:type="dxa"/>
          </w:tcPr>
          <w:p w14:paraId="3CB3FB49" w14:textId="77777777" w:rsidR="00C01A5D" w:rsidRDefault="00C01A5D" w:rsidP="00C01A5D">
            <w:pPr>
              <w:widowControl/>
              <w:snapToGrid w:val="0"/>
              <w:spacing w:line="360" w:lineRule="auto"/>
              <w:jc w:val="left"/>
              <w:rPr>
                <w:rFonts w:ascii="Times New Roman" w:hAnsi="Times New Roman"/>
                <w:kern w:val="0"/>
                <w:sz w:val="24"/>
                <w:szCs w:val="24"/>
              </w:rPr>
            </w:pPr>
          </w:p>
        </w:tc>
        <w:tc>
          <w:tcPr>
            <w:tcW w:w="5081" w:type="dxa"/>
          </w:tcPr>
          <w:p w14:paraId="5FBBE3C7" w14:textId="77777777" w:rsidR="00C01A5D" w:rsidRDefault="00C01A5D" w:rsidP="00C01A5D">
            <w:pPr>
              <w:widowControl/>
              <w:snapToGrid w:val="0"/>
              <w:spacing w:line="360" w:lineRule="auto"/>
              <w:jc w:val="left"/>
              <w:rPr>
                <w:rFonts w:ascii="Times New Roman" w:hAnsi="Times New Roman"/>
                <w:kern w:val="0"/>
                <w:sz w:val="24"/>
                <w:szCs w:val="24"/>
              </w:rPr>
            </w:pPr>
            <w:r w:rsidRPr="00B20D47">
              <w:rPr>
                <w:rFonts w:ascii="Times New Roman" w:eastAsiaTheme="minorEastAsia" w:hAnsi="Times New Roman" w:cstheme="minorBidi"/>
                <w:kern w:val="0"/>
                <w:position w:val="-14"/>
                <w:sz w:val="24"/>
                <w:szCs w:val="24"/>
              </w:rPr>
              <w:object w:dxaOrig="4860" w:dyaOrig="400" w14:anchorId="2391A0E6">
                <v:shape id="_x0000_i1089" type="#_x0000_t75" style="width:243.65pt;height:20.15pt" o:ole="">
                  <v:imagedata r:id="rId127" o:title=""/>
                </v:shape>
                <o:OLEObject Type="Embed" ProgID="Equation.DSMT4" ShapeID="_x0000_i1089" DrawAspect="Content" ObjectID="_1624529906" r:id="rId128"/>
              </w:object>
            </w:r>
          </w:p>
        </w:tc>
        <w:tc>
          <w:tcPr>
            <w:tcW w:w="1801" w:type="dxa"/>
            <w:vAlign w:val="center"/>
          </w:tcPr>
          <w:p w14:paraId="461E3557" w14:textId="77777777" w:rsidR="00C01A5D" w:rsidRDefault="00C01A5D" w:rsidP="00C01A5D">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6</w:t>
            </w:r>
            <w:r>
              <w:rPr>
                <w:rFonts w:ascii="Times New Roman" w:hAnsi="Times New Roman" w:hint="eastAsia"/>
                <w:kern w:val="0"/>
                <w:sz w:val="24"/>
                <w:szCs w:val="24"/>
              </w:rPr>
              <w:t>）</w:t>
            </w:r>
          </w:p>
        </w:tc>
      </w:tr>
    </w:tbl>
    <w:p w14:paraId="30A2C000" w14:textId="77777777" w:rsidR="00803E3E" w:rsidRDefault="00996F76" w:rsidP="00803E3E">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多星一体化调度问题的优化目标为</w:t>
      </w:r>
      <w:r w:rsidR="00DF5BCF">
        <w:rPr>
          <w:rFonts w:ascii="Times New Roman" w:eastAsia="宋体" w:hAnsi="Times New Roman" w:cs="Times New Roman" w:hint="eastAsia"/>
          <w:kern w:val="0"/>
          <w:sz w:val="24"/>
          <w:szCs w:val="24"/>
        </w:rPr>
        <w:t>通过多星协同，使得最终完成的任务获得收益值最大。决策变</w:t>
      </w:r>
      <w:r w:rsidR="001D3741">
        <w:rPr>
          <w:rFonts w:ascii="Times New Roman" w:eastAsia="宋体" w:hAnsi="Times New Roman" w:cs="Times New Roman" w:hint="eastAsia"/>
          <w:kern w:val="0"/>
          <w:sz w:val="24"/>
          <w:szCs w:val="24"/>
        </w:rPr>
        <w:t>量</w:t>
      </w:r>
      <w:r w:rsidR="001D3741" w:rsidRPr="00DF5BCF">
        <w:rPr>
          <w:rFonts w:ascii="Times New Roman" w:eastAsia="宋体" w:hAnsi="Times New Roman" w:cs="Times New Roman"/>
          <w:kern w:val="0"/>
          <w:position w:val="-14"/>
          <w:sz w:val="24"/>
          <w:szCs w:val="24"/>
        </w:rPr>
        <w:object w:dxaOrig="620" w:dyaOrig="400" w14:anchorId="24D6687B">
          <v:shape id="_x0000_i1090" type="#_x0000_t75" style="width:30.55pt;height:20.15pt" o:ole="">
            <v:imagedata r:id="rId129" o:title=""/>
          </v:shape>
          <o:OLEObject Type="Embed" ProgID="Equation.DSMT4" ShapeID="_x0000_i1090" DrawAspect="Content" ObjectID="_1624529907" r:id="rId130"/>
        </w:object>
      </w:r>
      <w:r w:rsidR="00DF5BCF">
        <w:rPr>
          <w:rFonts w:ascii="Times New Roman" w:eastAsia="宋体" w:hAnsi="Times New Roman" w:cs="Times New Roman" w:hint="eastAsia"/>
          <w:kern w:val="0"/>
          <w:sz w:val="24"/>
          <w:szCs w:val="24"/>
        </w:rPr>
        <w:t>表示任务</w:t>
      </w:r>
      <w:proofErr w:type="spellStart"/>
      <w:r w:rsidR="00DF5BCF" w:rsidRPr="00DF5BCF">
        <w:rPr>
          <w:rFonts w:ascii="Times New Roman" w:eastAsia="宋体" w:hAnsi="Times New Roman" w:cs="Times New Roman" w:hint="eastAsia"/>
          <w:i/>
          <w:kern w:val="0"/>
          <w:sz w:val="24"/>
          <w:szCs w:val="24"/>
        </w:rPr>
        <w:t>i</w:t>
      </w:r>
      <w:proofErr w:type="spellEnd"/>
      <w:r w:rsidR="00DF5BCF">
        <w:rPr>
          <w:rFonts w:ascii="Times New Roman" w:eastAsia="宋体" w:hAnsi="Times New Roman" w:cs="Times New Roman" w:hint="eastAsia"/>
          <w:kern w:val="0"/>
          <w:sz w:val="24"/>
          <w:szCs w:val="24"/>
        </w:rPr>
        <w:t>在卫星</w:t>
      </w:r>
      <w:r w:rsidR="00DF5BCF" w:rsidRPr="00DF5BCF">
        <w:rPr>
          <w:rFonts w:ascii="Times New Roman" w:eastAsia="宋体" w:hAnsi="Times New Roman" w:cs="Times New Roman"/>
          <w:kern w:val="0"/>
          <w:position w:val="-12"/>
          <w:sz w:val="24"/>
          <w:szCs w:val="24"/>
        </w:rPr>
        <w:object w:dxaOrig="279" w:dyaOrig="360" w14:anchorId="5072F0C1">
          <v:shape id="_x0000_i1091" type="#_x0000_t75" style="width:14.4pt;height:18.45pt" o:ole="">
            <v:imagedata r:id="rId131" o:title=""/>
          </v:shape>
          <o:OLEObject Type="Embed" ProgID="Equation.DSMT4" ShapeID="_x0000_i1091" DrawAspect="Content" ObjectID="_1624529908" r:id="rId132"/>
        </w:object>
      </w:r>
      <w:r w:rsidR="00DF5BCF">
        <w:rPr>
          <w:rFonts w:ascii="Times New Roman" w:eastAsia="宋体" w:hAnsi="Times New Roman" w:cs="Times New Roman" w:hint="eastAsia"/>
          <w:kern w:val="0"/>
          <w:sz w:val="24"/>
          <w:szCs w:val="24"/>
        </w:rPr>
        <w:t>的轨道圈次</w:t>
      </w:r>
      <w:r w:rsidR="00005837" w:rsidRPr="00DF5BCF">
        <w:rPr>
          <w:rFonts w:ascii="Times New Roman" w:eastAsia="宋体" w:hAnsi="Times New Roman" w:cs="Times New Roman"/>
          <w:kern w:val="0"/>
          <w:position w:val="-14"/>
          <w:sz w:val="24"/>
          <w:szCs w:val="24"/>
        </w:rPr>
        <w:object w:dxaOrig="320" w:dyaOrig="400" w14:anchorId="648AED2F">
          <v:shape id="_x0000_i1092" type="#_x0000_t75" style="width:15.55pt;height:20.15pt" o:ole="">
            <v:imagedata r:id="rId133" o:title=""/>
          </v:shape>
          <o:OLEObject Type="Embed" ProgID="Equation.DSMT4" ShapeID="_x0000_i1092" DrawAspect="Content" ObjectID="_1624529909" r:id="rId134"/>
        </w:object>
      </w:r>
      <w:r w:rsidR="00DF5BCF">
        <w:rPr>
          <w:rFonts w:ascii="Times New Roman" w:eastAsia="宋体" w:hAnsi="Times New Roman" w:cs="Times New Roman" w:hint="eastAsia"/>
          <w:kern w:val="0"/>
          <w:sz w:val="24"/>
          <w:szCs w:val="24"/>
        </w:rPr>
        <w:t>上完成，</w:t>
      </w:r>
      <w:r w:rsidR="001D3741" w:rsidRPr="00DF5BCF">
        <w:rPr>
          <w:rFonts w:ascii="Times New Roman" w:eastAsia="宋体" w:hAnsi="Times New Roman" w:cs="Times New Roman"/>
          <w:kern w:val="0"/>
          <w:position w:val="-14"/>
          <w:sz w:val="24"/>
          <w:szCs w:val="24"/>
        </w:rPr>
        <w:object w:dxaOrig="660" w:dyaOrig="400" w14:anchorId="40BA1272">
          <v:shape id="_x0000_i1093" type="#_x0000_t75" style="width:32.85pt;height:20.15pt" o:ole="">
            <v:imagedata r:id="rId135" o:title=""/>
          </v:shape>
          <o:OLEObject Type="Embed" ProgID="Equation.DSMT4" ShapeID="_x0000_i1093" DrawAspect="Content" ObjectID="_1624529910" r:id="rId136"/>
        </w:object>
      </w:r>
      <w:r w:rsidR="001D3741">
        <w:rPr>
          <w:rFonts w:ascii="Times New Roman" w:eastAsia="宋体" w:hAnsi="Times New Roman" w:cs="Times New Roman" w:hint="eastAsia"/>
          <w:kern w:val="0"/>
          <w:sz w:val="24"/>
          <w:szCs w:val="24"/>
        </w:rPr>
        <w:t>表示不完成。变量</w:t>
      </w:r>
      <w:r w:rsidR="001D3741" w:rsidRPr="001D3741">
        <w:rPr>
          <w:rFonts w:ascii="Times New Roman" w:eastAsia="宋体" w:hAnsi="Times New Roman" w:cs="Times New Roman"/>
          <w:kern w:val="0"/>
          <w:position w:val="-14"/>
          <w:sz w:val="24"/>
          <w:szCs w:val="24"/>
        </w:rPr>
        <w:object w:dxaOrig="680" w:dyaOrig="400" w14:anchorId="3D62683F">
          <v:shape id="_x0000_i1094" type="#_x0000_t75" style="width:34.55pt;height:20.15pt" o:ole="">
            <v:imagedata r:id="rId137" o:title=""/>
          </v:shape>
          <o:OLEObject Type="Embed" ProgID="Equation.DSMT4" ShapeID="_x0000_i1094" DrawAspect="Content" ObjectID="_1624529911" r:id="rId138"/>
        </w:object>
      </w:r>
      <w:r w:rsidR="001D3741">
        <w:rPr>
          <w:rFonts w:ascii="Times New Roman" w:eastAsia="宋体" w:hAnsi="Times New Roman" w:cs="Times New Roman" w:hint="eastAsia"/>
          <w:kern w:val="0"/>
          <w:sz w:val="24"/>
          <w:szCs w:val="24"/>
        </w:rPr>
        <w:t>表示在轨道圈次</w:t>
      </w:r>
      <w:r w:rsidR="00005837" w:rsidRPr="00DF5BCF">
        <w:rPr>
          <w:rFonts w:ascii="Times New Roman" w:eastAsia="宋体" w:hAnsi="Times New Roman" w:cs="Times New Roman"/>
          <w:kern w:val="0"/>
          <w:position w:val="-14"/>
          <w:sz w:val="24"/>
          <w:szCs w:val="24"/>
        </w:rPr>
        <w:object w:dxaOrig="320" w:dyaOrig="400" w14:anchorId="034601A5">
          <v:shape id="_x0000_i1095" type="#_x0000_t75" style="width:15.55pt;height:20.15pt" o:ole="">
            <v:imagedata r:id="rId139" o:title=""/>
          </v:shape>
          <o:OLEObject Type="Embed" ProgID="Equation.DSMT4" ShapeID="_x0000_i1095" DrawAspect="Content" ObjectID="_1624529912" r:id="rId140"/>
        </w:object>
      </w:r>
      <w:r w:rsidR="001D3741">
        <w:rPr>
          <w:rFonts w:ascii="Times New Roman" w:eastAsia="宋体" w:hAnsi="Times New Roman" w:cs="Times New Roman" w:hint="eastAsia"/>
          <w:kern w:val="0"/>
          <w:sz w:val="24"/>
          <w:szCs w:val="24"/>
        </w:rPr>
        <w:t>上，任务</w:t>
      </w:r>
      <w:proofErr w:type="spellStart"/>
      <w:r w:rsidR="000205D2" w:rsidRPr="000205D2">
        <w:rPr>
          <w:rFonts w:ascii="Times New Roman" w:eastAsia="宋体" w:hAnsi="Times New Roman" w:cs="Times New Roman" w:hint="eastAsia"/>
          <w:i/>
          <w:kern w:val="0"/>
          <w:sz w:val="24"/>
          <w:szCs w:val="24"/>
        </w:rPr>
        <w:t>i</w:t>
      </w:r>
      <w:proofErr w:type="spellEnd"/>
      <w:r w:rsidR="000205D2">
        <w:rPr>
          <w:rFonts w:ascii="Times New Roman" w:eastAsia="宋体" w:hAnsi="Times New Roman" w:cs="Times New Roman" w:hint="eastAsia"/>
          <w:kern w:val="0"/>
          <w:sz w:val="24"/>
          <w:szCs w:val="24"/>
        </w:rPr>
        <w:t>先于</w:t>
      </w:r>
      <w:r w:rsidR="001D3741">
        <w:rPr>
          <w:rFonts w:ascii="Times New Roman" w:eastAsia="宋体" w:hAnsi="Times New Roman" w:cs="Times New Roman" w:hint="eastAsia"/>
          <w:kern w:val="0"/>
          <w:sz w:val="24"/>
          <w:szCs w:val="24"/>
        </w:rPr>
        <w:t>任务</w:t>
      </w:r>
      <w:r w:rsidR="001D3741" w:rsidRPr="000205D2">
        <w:rPr>
          <w:rFonts w:ascii="Times New Roman" w:eastAsia="宋体" w:hAnsi="Times New Roman" w:cs="Times New Roman" w:hint="eastAsia"/>
          <w:i/>
          <w:kern w:val="0"/>
          <w:sz w:val="24"/>
          <w:szCs w:val="24"/>
        </w:rPr>
        <w:t>h</w:t>
      </w:r>
      <w:r w:rsidR="000205D2">
        <w:rPr>
          <w:rFonts w:ascii="Times New Roman" w:eastAsia="宋体" w:hAnsi="Times New Roman" w:cs="Times New Roman" w:hint="eastAsia"/>
          <w:kern w:val="0"/>
          <w:sz w:val="24"/>
          <w:szCs w:val="24"/>
        </w:rPr>
        <w:t>被完成，否则</w:t>
      </w:r>
      <w:r w:rsidR="000205D2" w:rsidRPr="000205D2">
        <w:rPr>
          <w:rFonts w:ascii="Times New Roman" w:eastAsia="宋体" w:hAnsi="Times New Roman" w:cs="Times New Roman"/>
          <w:kern w:val="0"/>
          <w:position w:val="-14"/>
          <w:sz w:val="24"/>
          <w:szCs w:val="24"/>
        </w:rPr>
        <w:object w:dxaOrig="720" w:dyaOrig="400" w14:anchorId="2FB9D8BB">
          <v:shape id="_x0000_i1096" type="#_x0000_t75" style="width:36.3pt;height:20.15pt" o:ole="">
            <v:imagedata r:id="rId141" o:title=""/>
          </v:shape>
          <o:OLEObject Type="Embed" ProgID="Equation.DSMT4" ShapeID="_x0000_i1096" DrawAspect="Content" ObjectID="_1624529913" r:id="rId142"/>
        </w:object>
      </w:r>
      <w:r w:rsidR="000205D2">
        <w:rPr>
          <w:rFonts w:ascii="Times New Roman" w:eastAsia="宋体" w:hAnsi="Times New Roman" w:cs="Times New Roman" w:hint="eastAsia"/>
          <w:kern w:val="0"/>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14:paraId="2EB23BEB" w14:textId="77777777" w:rsidTr="00E67536">
        <w:tc>
          <w:tcPr>
            <w:tcW w:w="2765" w:type="dxa"/>
          </w:tcPr>
          <w:p w14:paraId="6EAC9C89" w14:textId="77777777" w:rsidR="00E67536" w:rsidRDefault="00E67536" w:rsidP="00E67536">
            <w:pPr>
              <w:widowControl/>
              <w:snapToGrid w:val="0"/>
              <w:spacing w:line="360" w:lineRule="auto"/>
              <w:jc w:val="left"/>
              <w:rPr>
                <w:rFonts w:ascii="Times New Roman" w:hAnsi="Times New Roman"/>
                <w:kern w:val="0"/>
                <w:sz w:val="24"/>
                <w:szCs w:val="24"/>
              </w:rPr>
            </w:pPr>
          </w:p>
        </w:tc>
        <w:tc>
          <w:tcPr>
            <w:tcW w:w="2765" w:type="dxa"/>
          </w:tcPr>
          <w:p w14:paraId="6EFE1A1E" w14:textId="77777777" w:rsidR="00E67536" w:rsidRDefault="00E67536" w:rsidP="00E67536">
            <w:pPr>
              <w:widowControl/>
              <w:snapToGrid w:val="0"/>
              <w:spacing w:line="360" w:lineRule="auto"/>
              <w:jc w:val="left"/>
              <w:rPr>
                <w:rFonts w:ascii="Times New Roman" w:hAnsi="Times New Roman"/>
                <w:kern w:val="0"/>
                <w:sz w:val="24"/>
                <w:szCs w:val="24"/>
              </w:rPr>
            </w:pPr>
            <w:r w:rsidRPr="000205D2">
              <w:rPr>
                <w:rFonts w:ascii="Times New Roman" w:eastAsiaTheme="minorEastAsia" w:hAnsi="Times New Roman" w:cstheme="minorBidi"/>
                <w:kern w:val="0"/>
                <w:position w:val="-30"/>
                <w:sz w:val="24"/>
                <w:szCs w:val="24"/>
              </w:rPr>
              <w:object w:dxaOrig="1900" w:dyaOrig="720" w14:anchorId="07BC43D9">
                <v:shape id="_x0000_i1097" type="#_x0000_t75" style="width:95.6pt;height:36.3pt" o:ole="">
                  <v:imagedata r:id="rId143" o:title=""/>
                </v:shape>
                <o:OLEObject Type="Embed" ProgID="Equation.DSMT4" ShapeID="_x0000_i1097" DrawAspect="Content" ObjectID="_1624529914" r:id="rId144"/>
              </w:object>
            </w:r>
          </w:p>
        </w:tc>
        <w:tc>
          <w:tcPr>
            <w:tcW w:w="2766" w:type="dxa"/>
            <w:vAlign w:val="center"/>
          </w:tcPr>
          <w:p w14:paraId="253CF5E6" w14:textId="77777777" w:rsidR="00E67536" w:rsidRDefault="00E67536" w:rsidP="00E6753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7</w:t>
            </w:r>
            <w:r>
              <w:rPr>
                <w:rFonts w:ascii="Times New Roman" w:hAnsi="Times New Roman" w:hint="eastAsia"/>
                <w:kern w:val="0"/>
                <w:sz w:val="24"/>
                <w:szCs w:val="24"/>
              </w:rPr>
              <w:t>）</w:t>
            </w:r>
          </w:p>
        </w:tc>
      </w:tr>
    </w:tbl>
    <w:p w14:paraId="06B1652A" w14:textId="77777777" w:rsidR="000205D2" w:rsidRDefault="00214193" w:rsidP="000205D2">
      <w:pPr>
        <w:widowControl/>
        <w:snapToGrid w:val="0"/>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约束条件：</w:t>
      </w:r>
    </w:p>
    <w:p w14:paraId="5E82B7F9" w14:textId="77777777" w:rsidR="001919C0" w:rsidRPr="001919C0" w:rsidRDefault="00214193" w:rsidP="001919C0">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214193">
        <w:rPr>
          <w:rFonts w:ascii="Times New Roman" w:eastAsia="宋体" w:hAnsi="Times New Roman" w:cs="Times New Roman" w:hint="eastAsia"/>
          <w:kern w:val="0"/>
          <w:sz w:val="24"/>
          <w:szCs w:val="24"/>
        </w:rPr>
        <w:t>唯一性约束：任务最多只能被执行一次。</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14:paraId="2C56F5C6" w14:textId="77777777" w:rsidTr="00E67536">
        <w:tc>
          <w:tcPr>
            <w:tcW w:w="2765" w:type="dxa"/>
          </w:tcPr>
          <w:p w14:paraId="57D8C2BE"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31B3D375" w14:textId="77777777" w:rsidR="00E67536" w:rsidRDefault="00E67536" w:rsidP="00475F59">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30"/>
                <w:sz w:val="24"/>
                <w:szCs w:val="24"/>
              </w:rPr>
              <w:object w:dxaOrig="2400" w:dyaOrig="720" w14:anchorId="5C839201">
                <v:shape id="_x0000_i1098" type="#_x0000_t75" style="width:119.8pt;height:36.3pt" o:ole="">
                  <v:imagedata r:id="rId145" o:title=""/>
                </v:shape>
                <o:OLEObject Type="Embed" ProgID="Equation.DSMT4" ShapeID="_x0000_i1098" DrawAspect="Content" ObjectID="_1624529915" r:id="rId146"/>
              </w:object>
            </w:r>
          </w:p>
        </w:tc>
        <w:tc>
          <w:tcPr>
            <w:tcW w:w="2766" w:type="dxa"/>
            <w:vAlign w:val="center"/>
          </w:tcPr>
          <w:p w14:paraId="5AC40093"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8</w:t>
            </w:r>
            <w:r>
              <w:rPr>
                <w:rFonts w:ascii="Times New Roman" w:hAnsi="Times New Roman" w:hint="eastAsia"/>
                <w:kern w:val="0"/>
                <w:sz w:val="24"/>
                <w:szCs w:val="24"/>
              </w:rPr>
              <w:t>）</w:t>
            </w:r>
          </w:p>
        </w:tc>
      </w:tr>
    </w:tbl>
    <w:p w14:paraId="1F1F75C3" w14:textId="77777777" w:rsidR="006D484C" w:rsidRDefault="006D484C" w:rsidP="006D484C">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D484C">
        <w:rPr>
          <w:rFonts w:ascii="Times New Roman" w:eastAsia="宋体" w:hAnsi="Times New Roman" w:cs="Times New Roman" w:hint="eastAsia"/>
          <w:kern w:val="0"/>
          <w:sz w:val="24"/>
          <w:szCs w:val="24"/>
        </w:rPr>
        <w:t>时间窗约束：卫星只能在任务的有效观测时间窗内观测。</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
        <w:gridCol w:w="7010"/>
        <w:gridCol w:w="939"/>
      </w:tblGrid>
      <w:tr w:rsidR="00E67536" w14:paraId="0ACB9FC5" w14:textId="77777777" w:rsidTr="006E72FF">
        <w:tc>
          <w:tcPr>
            <w:tcW w:w="327" w:type="dxa"/>
          </w:tcPr>
          <w:p w14:paraId="14F58299" w14:textId="77777777" w:rsidR="00E67536" w:rsidRDefault="00E67536" w:rsidP="00E67536">
            <w:pPr>
              <w:widowControl/>
              <w:snapToGrid w:val="0"/>
              <w:spacing w:line="360" w:lineRule="auto"/>
              <w:jc w:val="left"/>
              <w:rPr>
                <w:rFonts w:ascii="Times New Roman" w:hAnsi="Times New Roman"/>
                <w:kern w:val="0"/>
                <w:sz w:val="24"/>
                <w:szCs w:val="24"/>
              </w:rPr>
            </w:pPr>
          </w:p>
        </w:tc>
        <w:tc>
          <w:tcPr>
            <w:tcW w:w="7010" w:type="dxa"/>
          </w:tcPr>
          <w:p w14:paraId="299FE95F" w14:textId="77777777" w:rsidR="00E67536" w:rsidRDefault="00E67536" w:rsidP="00E67536">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14"/>
                <w:sz w:val="24"/>
                <w:szCs w:val="24"/>
              </w:rPr>
              <w:object w:dxaOrig="6800" w:dyaOrig="400" w14:anchorId="3E8516B7">
                <v:shape id="_x0000_i1099" type="#_x0000_t75" style="width:339.85pt;height:20.15pt" o:ole="">
                  <v:imagedata r:id="rId147" o:title=""/>
                </v:shape>
                <o:OLEObject Type="Embed" ProgID="Equation.DSMT4" ShapeID="_x0000_i1099" DrawAspect="Content" ObjectID="_1624529916" r:id="rId148"/>
              </w:object>
            </w:r>
          </w:p>
        </w:tc>
        <w:tc>
          <w:tcPr>
            <w:tcW w:w="939" w:type="dxa"/>
            <w:vAlign w:val="center"/>
          </w:tcPr>
          <w:p w14:paraId="76C8A76B" w14:textId="77777777" w:rsidR="00E67536" w:rsidRDefault="00E67536" w:rsidP="00E6753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9</w:t>
            </w:r>
            <w:r>
              <w:rPr>
                <w:rFonts w:ascii="Times New Roman" w:hAnsi="Times New Roman" w:hint="eastAsia"/>
                <w:kern w:val="0"/>
                <w:sz w:val="24"/>
                <w:szCs w:val="24"/>
              </w:rPr>
              <w:t>）</w:t>
            </w:r>
          </w:p>
        </w:tc>
      </w:tr>
    </w:tbl>
    <w:p w14:paraId="40BD119F" w14:textId="77777777" w:rsidR="006D484C" w:rsidRDefault="006D484C" w:rsidP="006D484C">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D484C">
        <w:rPr>
          <w:rFonts w:ascii="Times New Roman" w:eastAsia="宋体" w:hAnsi="Times New Roman" w:cs="Times New Roman" w:hint="eastAsia"/>
          <w:kern w:val="0"/>
          <w:sz w:val="24"/>
          <w:szCs w:val="24"/>
        </w:rPr>
        <w:t>持续时间约束</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6204"/>
        <w:gridCol w:w="1331"/>
      </w:tblGrid>
      <w:tr w:rsidR="00E67536" w14:paraId="07D8CAF5" w14:textId="77777777" w:rsidTr="00E67536">
        <w:tc>
          <w:tcPr>
            <w:tcW w:w="2765" w:type="dxa"/>
          </w:tcPr>
          <w:p w14:paraId="3059DE6C"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02B6B107" w14:textId="77777777" w:rsidR="00E67536" w:rsidRDefault="00E67536" w:rsidP="00475F59">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14"/>
                <w:sz w:val="24"/>
                <w:szCs w:val="24"/>
              </w:rPr>
              <w:object w:dxaOrig="6000" w:dyaOrig="400" w14:anchorId="12C548F8">
                <v:shape id="_x0000_i1100" type="#_x0000_t75" style="width:299.5pt;height:20.15pt" o:ole="">
                  <v:imagedata r:id="rId149" o:title=""/>
                </v:shape>
                <o:OLEObject Type="Embed" ProgID="Equation.DSMT4" ShapeID="_x0000_i1100" DrawAspect="Content" ObjectID="_1624529917" r:id="rId150"/>
              </w:object>
            </w:r>
          </w:p>
        </w:tc>
        <w:tc>
          <w:tcPr>
            <w:tcW w:w="2766" w:type="dxa"/>
            <w:vAlign w:val="center"/>
          </w:tcPr>
          <w:p w14:paraId="35B1FA36"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20</w:t>
            </w:r>
            <w:r>
              <w:rPr>
                <w:rFonts w:ascii="Times New Roman" w:hAnsi="Times New Roman" w:hint="eastAsia"/>
                <w:kern w:val="0"/>
                <w:sz w:val="24"/>
                <w:szCs w:val="24"/>
              </w:rPr>
              <w:t>）</w:t>
            </w:r>
          </w:p>
        </w:tc>
      </w:tr>
    </w:tbl>
    <w:p w14:paraId="22EEBB40" w14:textId="77777777" w:rsidR="009A6C02" w:rsidRDefault="009A6C02" w:rsidP="009A6C02">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t>任务</w:t>
      </w:r>
      <w:r>
        <w:rPr>
          <w:rFonts w:ascii="Times New Roman" w:eastAsia="宋体" w:hAnsi="Times New Roman" w:cs="Times New Roman" w:hint="eastAsia"/>
          <w:kern w:val="0"/>
          <w:sz w:val="24"/>
          <w:szCs w:val="24"/>
        </w:rPr>
        <w:t>一旦被执行，则不能被其它任务抢占。</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6710"/>
        <w:gridCol w:w="1119"/>
      </w:tblGrid>
      <w:tr w:rsidR="00E67536" w14:paraId="19ED3D66" w14:textId="77777777" w:rsidTr="00E67536">
        <w:tc>
          <w:tcPr>
            <w:tcW w:w="2765" w:type="dxa"/>
          </w:tcPr>
          <w:p w14:paraId="3B923A1A"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73CBC598" w14:textId="77777777" w:rsidR="00E67536" w:rsidRDefault="00E67536" w:rsidP="00475F59">
            <w:pPr>
              <w:widowControl/>
              <w:snapToGrid w:val="0"/>
              <w:spacing w:line="360" w:lineRule="auto"/>
              <w:jc w:val="left"/>
              <w:rPr>
                <w:rFonts w:ascii="Times New Roman" w:hAnsi="Times New Roman"/>
                <w:kern w:val="0"/>
                <w:sz w:val="24"/>
                <w:szCs w:val="24"/>
              </w:rPr>
            </w:pPr>
            <w:r w:rsidRPr="009A6C02">
              <w:rPr>
                <w:rFonts w:ascii="Times New Roman" w:eastAsiaTheme="minorEastAsia" w:hAnsi="Times New Roman" w:cstheme="minorBidi"/>
                <w:kern w:val="0"/>
                <w:position w:val="-14"/>
                <w:sz w:val="24"/>
                <w:szCs w:val="24"/>
              </w:rPr>
              <w:object w:dxaOrig="6500" w:dyaOrig="400" w14:anchorId="358D0772">
                <v:shape id="_x0000_i1101" type="#_x0000_t75" style="width:324.85pt;height:20.15pt" o:ole="">
                  <v:imagedata r:id="rId151" o:title=""/>
                </v:shape>
                <o:OLEObject Type="Embed" ProgID="Equation.DSMT4" ShapeID="_x0000_i1101" DrawAspect="Content" ObjectID="_1624529918" r:id="rId152"/>
              </w:object>
            </w:r>
          </w:p>
        </w:tc>
        <w:tc>
          <w:tcPr>
            <w:tcW w:w="2766" w:type="dxa"/>
            <w:vAlign w:val="center"/>
          </w:tcPr>
          <w:p w14:paraId="6B68435D"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1</w:t>
            </w:r>
            <w:r>
              <w:rPr>
                <w:rFonts w:ascii="Times New Roman" w:hAnsi="Times New Roman" w:hint="eastAsia"/>
                <w:kern w:val="0"/>
                <w:sz w:val="24"/>
                <w:szCs w:val="24"/>
              </w:rPr>
              <w:t>）</w:t>
            </w:r>
          </w:p>
        </w:tc>
      </w:tr>
    </w:tbl>
    <w:p w14:paraId="3D593A36" w14:textId="77777777" w:rsidR="009A6C02" w:rsidRDefault="009A6C02" w:rsidP="009A6C02">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t>卫星</w:t>
      </w:r>
      <w:r w:rsidRPr="009A6C02">
        <w:rPr>
          <w:position w:val="-12"/>
        </w:rPr>
        <w:object w:dxaOrig="279" w:dyaOrig="360" w14:anchorId="7E636079">
          <v:shape id="_x0000_i1102" type="#_x0000_t75" style="width:14.4pt;height:18.45pt" o:ole="">
            <v:imagedata r:id="rId153" o:title=""/>
          </v:shape>
          <o:OLEObject Type="Embed" ProgID="Equation.DSMT4" ShapeID="_x0000_i1102" DrawAspect="Content" ObjectID="_1624529919" r:id="rId154"/>
        </w:object>
      </w:r>
      <w:r w:rsidRPr="009A6C02">
        <w:rPr>
          <w:rFonts w:ascii="Times New Roman" w:eastAsia="宋体" w:hAnsi="Times New Roman" w:cs="Times New Roman" w:hint="eastAsia"/>
          <w:kern w:val="0"/>
          <w:sz w:val="24"/>
          <w:szCs w:val="24"/>
        </w:rPr>
        <w:t>的轨道圈次</w:t>
      </w:r>
      <w:r w:rsidR="00005837" w:rsidRPr="009A6C02">
        <w:rPr>
          <w:position w:val="-14"/>
        </w:rPr>
        <w:object w:dxaOrig="320" w:dyaOrig="400" w14:anchorId="45790DC6">
          <v:shape id="_x0000_i1103" type="#_x0000_t75" style="width:15.55pt;height:20.15pt" o:ole="">
            <v:imagedata r:id="rId155" o:title=""/>
          </v:shape>
          <o:OLEObject Type="Embed" ProgID="Equation.DSMT4" ShapeID="_x0000_i1103" DrawAspect="Content" ObjectID="_1624529920" r:id="rId156"/>
        </w:object>
      </w:r>
      <w:r>
        <w:rPr>
          <w:rFonts w:ascii="Times New Roman" w:eastAsia="宋体" w:hAnsi="Times New Roman" w:cs="Times New Roman" w:hint="eastAsia"/>
          <w:kern w:val="0"/>
          <w:sz w:val="24"/>
          <w:szCs w:val="24"/>
        </w:rPr>
        <w:t>上</w:t>
      </w:r>
      <w:r w:rsidRPr="009A6C02">
        <w:rPr>
          <w:rFonts w:ascii="Times New Roman" w:eastAsia="宋体" w:hAnsi="Times New Roman" w:cs="Times New Roman" w:hint="eastAsia"/>
          <w:kern w:val="0"/>
          <w:sz w:val="24"/>
          <w:szCs w:val="24"/>
        </w:rPr>
        <w:t>，两个不同的任务执行顺序具有先后之分。</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3085"/>
        <w:gridCol w:w="2636"/>
      </w:tblGrid>
      <w:tr w:rsidR="00E67536" w14:paraId="6E9DDC92" w14:textId="77777777" w:rsidTr="00E67536">
        <w:tc>
          <w:tcPr>
            <w:tcW w:w="2765" w:type="dxa"/>
          </w:tcPr>
          <w:p w14:paraId="231B0063"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5DEA967A" w14:textId="77777777" w:rsidR="00E67536" w:rsidRDefault="00E67536" w:rsidP="00475F59">
            <w:pPr>
              <w:widowControl/>
              <w:snapToGrid w:val="0"/>
              <w:spacing w:line="360" w:lineRule="auto"/>
              <w:jc w:val="left"/>
              <w:rPr>
                <w:rFonts w:ascii="Times New Roman" w:hAnsi="Times New Roman"/>
                <w:kern w:val="0"/>
                <w:sz w:val="24"/>
                <w:szCs w:val="24"/>
              </w:rPr>
            </w:pPr>
            <w:r w:rsidRPr="009A6C02">
              <w:rPr>
                <w:rFonts w:ascii="Times New Roman" w:eastAsiaTheme="minorEastAsia" w:hAnsi="Times New Roman" w:cstheme="minorBidi"/>
                <w:kern w:val="0"/>
                <w:position w:val="-34"/>
                <w:sz w:val="24"/>
                <w:szCs w:val="24"/>
              </w:rPr>
              <w:object w:dxaOrig="2860" w:dyaOrig="800" w14:anchorId="50123CAC">
                <v:shape id="_x0000_i1104" type="#_x0000_t75" style="width:143.4pt;height:40.3pt" o:ole="">
                  <v:imagedata r:id="rId157" o:title=""/>
                </v:shape>
                <o:OLEObject Type="Embed" ProgID="Equation.DSMT4" ShapeID="_x0000_i1104" DrawAspect="Content" ObjectID="_1624529921" r:id="rId158"/>
              </w:object>
            </w:r>
          </w:p>
        </w:tc>
        <w:tc>
          <w:tcPr>
            <w:tcW w:w="2766" w:type="dxa"/>
            <w:vAlign w:val="center"/>
          </w:tcPr>
          <w:p w14:paraId="0B9BAF39"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2</w:t>
            </w:r>
            <w:r>
              <w:rPr>
                <w:rFonts w:ascii="Times New Roman" w:hAnsi="Times New Roman" w:hint="eastAsia"/>
                <w:kern w:val="0"/>
                <w:sz w:val="24"/>
                <w:szCs w:val="24"/>
              </w:rPr>
              <w:t>）</w:t>
            </w:r>
          </w:p>
        </w:tc>
      </w:tr>
    </w:tbl>
    <w:p w14:paraId="3923B617" w14:textId="77777777" w:rsidR="009A6C02" w:rsidRDefault="009A6C02" w:rsidP="009A6C02">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t>转换时间约束</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6989"/>
        <w:gridCol w:w="1071"/>
      </w:tblGrid>
      <w:tr w:rsidR="00E67536" w14:paraId="4B577BB3" w14:textId="77777777" w:rsidTr="00E67536">
        <w:tc>
          <w:tcPr>
            <w:tcW w:w="236" w:type="dxa"/>
          </w:tcPr>
          <w:p w14:paraId="2A0D5D4F"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6989" w:type="dxa"/>
          </w:tcPr>
          <w:p w14:paraId="5DC16814" w14:textId="77777777"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14"/>
                <w:sz w:val="24"/>
                <w:szCs w:val="24"/>
              </w:rPr>
              <w:object w:dxaOrig="6920" w:dyaOrig="400" w14:anchorId="66AE60DB">
                <v:shape id="_x0000_i1105" type="#_x0000_t75" style="width:345.6pt;height:20.15pt" o:ole="">
                  <v:imagedata r:id="rId159" o:title=""/>
                </v:shape>
                <o:OLEObject Type="Embed" ProgID="Equation.DSMT4" ShapeID="_x0000_i1105" DrawAspect="Content" ObjectID="_1624529922" r:id="rId160"/>
              </w:object>
            </w:r>
          </w:p>
        </w:tc>
        <w:tc>
          <w:tcPr>
            <w:tcW w:w="1071" w:type="dxa"/>
            <w:vAlign w:val="center"/>
          </w:tcPr>
          <w:p w14:paraId="5FC2B2F0"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3</w:t>
            </w:r>
            <w:r>
              <w:rPr>
                <w:rFonts w:ascii="Times New Roman" w:hAnsi="Times New Roman" w:hint="eastAsia"/>
                <w:kern w:val="0"/>
                <w:sz w:val="24"/>
                <w:szCs w:val="24"/>
              </w:rPr>
              <w:t>）</w:t>
            </w:r>
          </w:p>
        </w:tc>
      </w:tr>
    </w:tbl>
    <w:p w14:paraId="76316C0C" w14:textId="77777777" w:rsidR="006F7960" w:rsidRDefault="006F7960" w:rsidP="006F7960">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F7960">
        <w:rPr>
          <w:rFonts w:ascii="Times New Roman" w:eastAsia="宋体" w:hAnsi="Times New Roman" w:cs="Times New Roman" w:hint="eastAsia"/>
          <w:kern w:val="0"/>
          <w:sz w:val="24"/>
          <w:szCs w:val="24"/>
        </w:rPr>
        <w:t>存储容量约束</w:t>
      </w:r>
      <w:r>
        <w:rPr>
          <w:rFonts w:ascii="Times New Roman" w:eastAsia="宋体" w:hAnsi="Times New Roman" w:cs="Times New Roman" w:hint="eastAsia"/>
          <w:kern w:val="0"/>
          <w:sz w:val="24"/>
          <w:szCs w:val="24"/>
        </w:rPr>
        <w:t>：卫星在一个调度周期内消耗的存储资源不允许超过</w:t>
      </w:r>
      <w:r w:rsidRPr="006F7960">
        <w:rPr>
          <w:rFonts w:ascii="Times New Roman" w:eastAsia="宋体" w:hAnsi="Times New Roman" w:cs="Times New Roman"/>
          <w:kern w:val="0"/>
          <w:position w:val="-12"/>
          <w:sz w:val="24"/>
          <w:szCs w:val="24"/>
        </w:rPr>
        <w:object w:dxaOrig="360" w:dyaOrig="360" w14:anchorId="4AC6B19C">
          <v:shape id="_x0000_i1106" type="#_x0000_t75" style="width:18.45pt;height:18.45pt" o:ole="">
            <v:imagedata r:id="rId161" o:title=""/>
          </v:shape>
          <o:OLEObject Type="Embed" ProgID="Equation.DSMT4" ShapeID="_x0000_i1106" DrawAspect="Content" ObjectID="_1624529923" r:id="rId162"/>
        </w:object>
      </w:r>
      <w:r>
        <w:rPr>
          <w:rFonts w:ascii="Times New Roman" w:eastAsia="宋体" w:hAnsi="Times New Roman" w:cs="Times New Roman" w:hint="eastAsia"/>
          <w:kern w:val="0"/>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2925"/>
        <w:gridCol w:w="2703"/>
      </w:tblGrid>
      <w:tr w:rsidR="00E67536" w14:paraId="29992C93" w14:textId="77777777" w:rsidTr="00E67536">
        <w:tc>
          <w:tcPr>
            <w:tcW w:w="2765" w:type="dxa"/>
          </w:tcPr>
          <w:p w14:paraId="610B0962"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7F73ECB5" w14:textId="77777777"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30"/>
                <w:sz w:val="24"/>
                <w:szCs w:val="24"/>
              </w:rPr>
              <w:object w:dxaOrig="2700" w:dyaOrig="700" w14:anchorId="439897C5">
                <v:shape id="_x0000_i1107" type="#_x0000_t75" style="width:135.35pt;height:35.15pt" o:ole="">
                  <v:imagedata r:id="rId163" o:title=""/>
                </v:shape>
                <o:OLEObject Type="Embed" ProgID="Equation.DSMT4" ShapeID="_x0000_i1107" DrawAspect="Content" ObjectID="_1624529924" r:id="rId164"/>
              </w:object>
            </w:r>
          </w:p>
        </w:tc>
        <w:tc>
          <w:tcPr>
            <w:tcW w:w="2766" w:type="dxa"/>
            <w:vAlign w:val="center"/>
          </w:tcPr>
          <w:p w14:paraId="1D4CE27A"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4</w:t>
            </w:r>
            <w:r>
              <w:rPr>
                <w:rFonts w:ascii="Times New Roman" w:hAnsi="Times New Roman" w:hint="eastAsia"/>
                <w:kern w:val="0"/>
                <w:sz w:val="24"/>
                <w:szCs w:val="24"/>
              </w:rPr>
              <w:t>）</w:t>
            </w:r>
          </w:p>
        </w:tc>
      </w:tr>
    </w:tbl>
    <w:p w14:paraId="744FDD77" w14:textId="77777777" w:rsidR="006F7960" w:rsidRDefault="006F7960" w:rsidP="006F7960">
      <w:pPr>
        <w:pStyle w:val="ListParagraph"/>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F7960">
        <w:rPr>
          <w:rFonts w:ascii="Times New Roman" w:eastAsia="宋体" w:hAnsi="Times New Roman" w:cs="Times New Roman" w:hint="eastAsia"/>
          <w:kern w:val="0"/>
          <w:sz w:val="24"/>
          <w:szCs w:val="24"/>
        </w:rPr>
        <w:t>能量约束</w:t>
      </w:r>
      <w:r>
        <w:rPr>
          <w:rFonts w:ascii="Times New Roman" w:eastAsia="宋体" w:hAnsi="Times New Roman" w:cs="Times New Roman" w:hint="eastAsia"/>
          <w:kern w:val="0"/>
          <w:sz w:val="24"/>
          <w:szCs w:val="24"/>
        </w:rPr>
        <w:t>：卫星在一个调度周期内消耗的能量不允许超过</w:t>
      </w:r>
      <w:r w:rsidRPr="006F7960">
        <w:rPr>
          <w:rFonts w:ascii="Times New Roman" w:eastAsia="宋体" w:hAnsi="Times New Roman" w:cs="Times New Roman"/>
          <w:kern w:val="0"/>
          <w:position w:val="-12"/>
          <w:sz w:val="24"/>
          <w:szCs w:val="24"/>
        </w:rPr>
        <w:object w:dxaOrig="300" w:dyaOrig="360" w14:anchorId="50034233">
          <v:shape id="_x0000_i1108" type="#_x0000_t75" style="width:15pt;height:18.45pt" o:ole="">
            <v:imagedata r:id="rId165" o:title=""/>
          </v:shape>
          <o:OLEObject Type="Embed" ProgID="Equation.DSMT4" ShapeID="_x0000_i1108" DrawAspect="Content" ObjectID="_1624529925" r:id="rId166"/>
        </w:object>
      </w:r>
      <w:r>
        <w:rPr>
          <w:rFonts w:ascii="Times New Roman" w:eastAsia="宋体" w:hAnsi="Times New Roman" w:cs="Times New Roman" w:hint="eastAsia"/>
          <w:kern w:val="0"/>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14:paraId="5074D050" w14:textId="77777777" w:rsidTr="00E67536">
        <w:tc>
          <w:tcPr>
            <w:tcW w:w="2765" w:type="dxa"/>
          </w:tcPr>
          <w:p w14:paraId="36F004CF" w14:textId="77777777"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14:paraId="30F5464D" w14:textId="77777777"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30"/>
                <w:sz w:val="24"/>
                <w:szCs w:val="24"/>
              </w:rPr>
              <w:object w:dxaOrig="1780" w:dyaOrig="700" w14:anchorId="280F6C01">
                <v:shape id="_x0000_i1109" type="#_x0000_t75" style="width:89.85pt;height:35.15pt" o:ole="">
                  <v:imagedata r:id="rId167" o:title=""/>
                </v:shape>
                <o:OLEObject Type="Embed" ProgID="Equation.DSMT4" ShapeID="_x0000_i1109" DrawAspect="Content" ObjectID="_1624529926" r:id="rId168"/>
              </w:object>
            </w:r>
          </w:p>
        </w:tc>
        <w:tc>
          <w:tcPr>
            <w:tcW w:w="2766" w:type="dxa"/>
            <w:vAlign w:val="center"/>
          </w:tcPr>
          <w:p w14:paraId="4C96CE4A" w14:textId="77777777"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5</w:t>
            </w:r>
            <w:r>
              <w:rPr>
                <w:rFonts w:ascii="Times New Roman" w:hAnsi="Times New Roman" w:hint="eastAsia"/>
                <w:kern w:val="0"/>
                <w:sz w:val="24"/>
                <w:szCs w:val="24"/>
              </w:rPr>
              <w:t>）</w:t>
            </w:r>
          </w:p>
        </w:tc>
      </w:tr>
    </w:tbl>
    <w:p w14:paraId="2C686854" w14:textId="77777777" w:rsidR="000205D2" w:rsidRPr="005910D7" w:rsidRDefault="005910D7" w:rsidP="005910D7">
      <w:pPr>
        <w:widowControl/>
        <w:spacing w:before="100" w:beforeAutospacing="1" w:after="100" w:afterAutospacing="1"/>
        <w:jc w:val="left"/>
        <w:outlineLvl w:val="1"/>
        <w:rPr>
          <w:rFonts w:ascii="Times New Roman" w:eastAsia="黑体" w:hAnsi="Times New Roman" w:cs="Times New Roman"/>
          <w:b/>
          <w:kern w:val="0"/>
          <w:szCs w:val="24"/>
        </w:rPr>
      </w:pPr>
      <w:r>
        <w:rPr>
          <w:rFonts w:ascii="Times New Roman" w:eastAsia="黑体" w:hAnsi="Times New Roman" w:cs="Times New Roman" w:hint="eastAsia"/>
          <w:b/>
          <w:kern w:val="0"/>
          <w:szCs w:val="24"/>
        </w:rPr>
        <w:t>1</w:t>
      </w:r>
      <w:r>
        <w:rPr>
          <w:rFonts w:ascii="Times New Roman" w:eastAsia="黑体" w:hAnsi="Times New Roman" w:cs="Times New Roman"/>
          <w:b/>
          <w:kern w:val="0"/>
          <w:szCs w:val="24"/>
        </w:rPr>
        <w:t xml:space="preserve">.3 </w:t>
      </w:r>
      <w:r w:rsidR="00244B25">
        <w:rPr>
          <w:rFonts w:ascii="Times New Roman" w:eastAsia="黑体" w:hAnsi="Times New Roman" w:cs="Times New Roman" w:hint="eastAsia"/>
          <w:b/>
          <w:kern w:val="0"/>
          <w:szCs w:val="24"/>
        </w:rPr>
        <w:t>基于分治策略的</w:t>
      </w:r>
      <w:r w:rsidRPr="005910D7">
        <w:rPr>
          <w:rFonts w:ascii="Times New Roman" w:eastAsia="黑体" w:hAnsi="Times New Roman" w:cs="Times New Roman" w:hint="eastAsia"/>
          <w:b/>
          <w:kern w:val="0"/>
          <w:szCs w:val="24"/>
        </w:rPr>
        <w:t>多</w:t>
      </w:r>
      <w:r w:rsidRPr="005910D7">
        <w:rPr>
          <w:rFonts w:ascii="Times New Roman" w:eastAsia="黑体" w:hAnsi="Times New Roman" w:cs="Times New Roman" w:hint="eastAsia"/>
          <w:b/>
          <w:kern w:val="0"/>
          <w:szCs w:val="24"/>
        </w:rPr>
        <w:t>Agent</w:t>
      </w:r>
      <w:r w:rsidRPr="005910D7">
        <w:rPr>
          <w:rFonts w:ascii="Times New Roman" w:eastAsia="黑体" w:hAnsi="Times New Roman" w:cs="Times New Roman" w:hint="eastAsia"/>
          <w:b/>
          <w:kern w:val="0"/>
          <w:szCs w:val="24"/>
        </w:rPr>
        <w:t>协同</w:t>
      </w:r>
      <w:r w:rsidR="00B65FAE">
        <w:rPr>
          <w:rFonts w:ascii="Times New Roman" w:eastAsia="黑体" w:hAnsi="Times New Roman" w:cs="Times New Roman" w:hint="eastAsia"/>
          <w:b/>
          <w:kern w:val="0"/>
          <w:szCs w:val="24"/>
        </w:rPr>
        <w:t>任务</w:t>
      </w:r>
      <w:r w:rsidRPr="005910D7">
        <w:rPr>
          <w:rFonts w:ascii="Times New Roman" w:eastAsia="黑体" w:hAnsi="Times New Roman" w:cs="Times New Roman" w:hint="eastAsia"/>
          <w:b/>
          <w:kern w:val="0"/>
          <w:szCs w:val="24"/>
        </w:rPr>
        <w:t>规划模型</w:t>
      </w:r>
    </w:p>
    <w:p w14:paraId="3C771B22" w14:textId="77777777" w:rsidR="00E279AF" w:rsidRDefault="001324CD" w:rsidP="00E279AF">
      <w:pPr>
        <w:widowControl/>
        <w:snapToGrid w:val="0"/>
        <w:spacing w:line="360" w:lineRule="auto"/>
        <w:ind w:firstLineChars="200" w:firstLine="480"/>
        <w:jc w:val="left"/>
        <w:rPr>
          <w:ins w:id="1" w:author="wu guohua" w:date="2019-07-13T13:14: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为了求解待观测任务分配给</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和卫星观测收益值，本文采用</w:t>
      </w:r>
      <w:r w:rsidR="00E279AF">
        <w:rPr>
          <w:rFonts w:ascii="Times New Roman" w:eastAsia="宋体" w:hAnsi="Times New Roman" w:cs="Times New Roman" w:hint="eastAsia"/>
          <w:kern w:val="0"/>
          <w:sz w:val="24"/>
          <w:szCs w:val="24"/>
        </w:rPr>
        <w:t>一种基于分治策略的多</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分层</w:t>
      </w:r>
      <w:r w:rsidR="00E279AF">
        <w:rPr>
          <w:rFonts w:ascii="Times New Roman" w:eastAsia="宋体" w:hAnsi="Times New Roman" w:cs="Times New Roman" w:hint="eastAsia"/>
          <w:kern w:val="0"/>
          <w:sz w:val="24"/>
          <w:szCs w:val="24"/>
        </w:rPr>
        <w:t>协同</w:t>
      </w:r>
      <w:r>
        <w:rPr>
          <w:rFonts w:ascii="Times New Roman" w:eastAsia="宋体" w:hAnsi="Times New Roman" w:cs="Times New Roman" w:hint="eastAsia"/>
          <w:kern w:val="0"/>
          <w:sz w:val="24"/>
          <w:szCs w:val="24"/>
        </w:rPr>
        <w:t>规划</w:t>
      </w:r>
      <w:r w:rsidR="00E279AF">
        <w:rPr>
          <w:rFonts w:ascii="Times New Roman" w:eastAsia="宋体" w:hAnsi="Times New Roman" w:cs="Times New Roman" w:hint="eastAsia"/>
          <w:kern w:val="0"/>
          <w:sz w:val="24"/>
          <w:szCs w:val="24"/>
        </w:rPr>
        <w:t>框架，该框架是一种混合式的多</w:t>
      </w:r>
      <w:r w:rsidR="00E279AF">
        <w:rPr>
          <w:rFonts w:ascii="Times New Roman" w:eastAsia="宋体" w:hAnsi="Times New Roman" w:cs="Times New Roman" w:hint="eastAsia"/>
          <w:kern w:val="0"/>
          <w:sz w:val="24"/>
          <w:szCs w:val="24"/>
        </w:rPr>
        <w:t>Agen</w:t>
      </w:r>
      <w:r w:rsidR="00E279AF">
        <w:rPr>
          <w:rFonts w:ascii="Times New Roman" w:eastAsia="宋体" w:hAnsi="Times New Roman" w:cs="Times New Roman"/>
          <w:kern w:val="0"/>
          <w:sz w:val="24"/>
          <w:szCs w:val="24"/>
        </w:rPr>
        <w:t>t</w:t>
      </w:r>
      <w:r w:rsidR="00E279AF">
        <w:rPr>
          <w:rFonts w:ascii="Times New Roman" w:eastAsia="宋体" w:hAnsi="Times New Roman" w:cs="Times New Roman" w:hint="eastAsia"/>
          <w:kern w:val="0"/>
          <w:sz w:val="24"/>
          <w:szCs w:val="24"/>
        </w:rPr>
        <w:t>体系结构，它通过协同层集中管理和协调各子规划中心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协同完成调度任务，各子规划中心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采取分布</w:t>
      </w:r>
      <w:r>
        <w:rPr>
          <w:rFonts w:ascii="Times New Roman" w:eastAsia="宋体" w:hAnsi="Times New Roman" w:cs="Times New Roman" w:hint="eastAsia"/>
          <w:kern w:val="0"/>
          <w:sz w:val="24"/>
          <w:szCs w:val="24"/>
        </w:rPr>
        <w:t>式结构，无主次先后之分，并具有直接交互的能力。基于分而治之的策略</w:t>
      </w:r>
      <w:r w:rsidR="00E279AF">
        <w:rPr>
          <w:rFonts w:ascii="Times New Roman" w:eastAsia="宋体" w:hAnsi="Times New Roman" w:cs="Times New Roman" w:hint="eastAsia"/>
          <w:kern w:val="0"/>
          <w:sz w:val="24"/>
          <w:szCs w:val="24"/>
        </w:rPr>
        <w:t>，各子规划中心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具有自治性和独立性，通过对传感资源进行调度完成分配的任务，实现任务分配方案的全局最优性。</w:t>
      </w:r>
    </w:p>
    <w:moveToRangeStart w:id="2" w:author="wu guohua" w:date="2019-07-13T13:14:00Z" w:name="move13916067"/>
    <w:p w14:paraId="4058BF2B" w14:textId="77777777" w:rsidR="00D91204" w:rsidRDefault="00D91204" w:rsidP="00D91204">
      <w:pPr>
        <w:widowControl/>
        <w:snapToGrid w:val="0"/>
        <w:spacing w:line="360" w:lineRule="auto"/>
        <w:rPr>
          <w:moveTo w:id="3" w:author="wu guohua" w:date="2019-07-13T13:14:00Z"/>
        </w:rPr>
      </w:pPr>
      <w:moveTo w:id="4" w:author="wu guohua" w:date="2019-07-13T13:14:00Z">
        <w:r>
          <w:object w:dxaOrig="15945" w:dyaOrig="7500" w14:anchorId="72AF3528">
            <v:shape id="_x0000_i1213" type="#_x0000_t75" style="width:414.7pt;height:195.25pt" o:ole="">
              <v:imagedata r:id="rId169" o:title=""/>
            </v:shape>
            <o:OLEObject Type="Embed" ProgID="Visio.Drawing.15" ShapeID="_x0000_i1213" DrawAspect="Content" ObjectID="_1624529927" r:id="rId170"/>
          </w:object>
        </w:r>
      </w:moveTo>
    </w:p>
    <w:p w14:paraId="27AAA9F7" w14:textId="77777777" w:rsidR="00D91204" w:rsidRPr="00437D04" w:rsidRDefault="00D91204" w:rsidP="00D91204">
      <w:pPr>
        <w:widowControl/>
        <w:snapToGrid w:val="0"/>
        <w:spacing w:line="360" w:lineRule="auto"/>
        <w:jc w:val="center"/>
        <w:rPr>
          <w:moveTo w:id="5" w:author="wu guohua" w:date="2019-07-13T13:14:00Z"/>
          <w:rFonts w:ascii="Times New Roman" w:eastAsia="宋体" w:hAnsi="Times New Roman" w:cs="Times New Roman"/>
          <w:kern w:val="0"/>
          <w:szCs w:val="21"/>
        </w:rPr>
      </w:pPr>
      <w:moveTo w:id="6" w:author="wu guohua" w:date="2019-07-13T13:14:00Z">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3</w:t>
        </w:r>
        <w:r w:rsidRPr="00437D04">
          <w:rPr>
            <w:rFonts w:ascii="Times New Roman" w:eastAsia="宋体" w:hAnsi="Times New Roman" w:cs="Times New Roman"/>
            <w:kern w:val="0"/>
            <w:szCs w:val="21"/>
          </w:rPr>
          <w:t xml:space="preserve"> </w:t>
        </w:r>
        <w:r w:rsidRPr="00437D04">
          <w:rPr>
            <w:rFonts w:ascii="Times New Roman" w:eastAsia="宋体" w:hAnsi="Times New Roman" w:cs="Times New Roman" w:hint="eastAsia"/>
            <w:kern w:val="0"/>
            <w:szCs w:val="21"/>
          </w:rPr>
          <w:t>多</w:t>
        </w:r>
        <w:r w:rsidRPr="00437D04">
          <w:rPr>
            <w:rFonts w:ascii="Times New Roman" w:eastAsia="宋体" w:hAnsi="Times New Roman" w:cs="Times New Roman" w:hint="eastAsia"/>
            <w:kern w:val="0"/>
            <w:szCs w:val="21"/>
          </w:rPr>
          <w:t>A</w:t>
        </w:r>
        <w:r w:rsidRPr="00437D04">
          <w:rPr>
            <w:rFonts w:ascii="Times New Roman" w:eastAsia="宋体" w:hAnsi="Times New Roman" w:cs="Times New Roman"/>
            <w:kern w:val="0"/>
            <w:szCs w:val="21"/>
          </w:rPr>
          <w:t>gent</w:t>
        </w:r>
        <w:r w:rsidRPr="00437D04">
          <w:rPr>
            <w:rFonts w:ascii="Times New Roman" w:eastAsia="宋体" w:hAnsi="Times New Roman" w:cs="Times New Roman" w:hint="eastAsia"/>
            <w:kern w:val="0"/>
            <w:szCs w:val="21"/>
          </w:rPr>
          <w:t>的多观测平台协同规划框架</w:t>
        </w:r>
      </w:moveTo>
    </w:p>
    <w:p w14:paraId="59473E4C" w14:textId="77777777" w:rsidR="00D91204" w:rsidRPr="00437D04" w:rsidRDefault="00D91204" w:rsidP="00D91204">
      <w:pPr>
        <w:widowControl/>
        <w:snapToGrid w:val="0"/>
        <w:spacing w:line="360" w:lineRule="auto"/>
        <w:jc w:val="center"/>
        <w:rPr>
          <w:moveTo w:id="7" w:author="wu guohua" w:date="2019-07-13T13:14:00Z"/>
          <w:rFonts w:ascii="Times New Roman" w:eastAsia="宋体" w:hAnsi="Times New Roman" w:cs="Times New Roman"/>
          <w:kern w:val="0"/>
          <w:szCs w:val="21"/>
        </w:rPr>
      </w:pPr>
      <w:moveTo w:id="8" w:author="wu guohua" w:date="2019-07-13T13:14:00Z">
        <w:r w:rsidRPr="00437D04">
          <w:rPr>
            <w:rFonts w:ascii="Times New Roman" w:eastAsia="宋体" w:hAnsi="Times New Roman" w:cs="Times New Roman"/>
            <w:kern w:val="0"/>
            <w:szCs w:val="21"/>
          </w:rPr>
          <w:t>Fig.3 Multi-agent multi-observation-platform coordinated planning architecture</w:t>
        </w:r>
      </w:moveTo>
    </w:p>
    <w:moveToRangeEnd w:id="2"/>
    <w:p w14:paraId="1D2DD416" w14:textId="77777777" w:rsidR="00D91204" w:rsidRPr="00D91204" w:rsidRDefault="00D91204" w:rsidP="00E279AF">
      <w:pPr>
        <w:widowControl/>
        <w:snapToGrid w:val="0"/>
        <w:spacing w:line="360" w:lineRule="auto"/>
        <w:ind w:firstLineChars="200" w:firstLine="480"/>
        <w:jc w:val="left"/>
        <w:rPr>
          <w:rFonts w:ascii="Times New Roman" w:eastAsia="宋体" w:hAnsi="Times New Roman" w:cs="Times New Roman" w:hint="eastAsia"/>
          <w:kern w:val="0"/>
          <w:sz w:val="24"/>
          <w:szCs w:val="24"/>
        </w:rPr>
      </w:pPr>
    </w:p>
    <w:p w14:paraId="022E07BE" w14:textId="77777777"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sidR="00A83D8E">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所示，本文设计的多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协同框架共有四层，分别是应用层、协同层、服务层和传感资源层。应用层是用户提交的任务观测请求，服务层是由控制传感观测资源的子规划中心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组成，每一个子规划中心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控制若干个同种类型的传感资源，例如卫星子规划中心只控制若干个卫星</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lastRenderedPageBreak/>
        <w:t>一个子规划中心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都会对分配到的任务确定一个最优的资源调度方案，确保该子规划中心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控制的观测资源完成任务获得的累加收益值最大。传感资源层也就是卫星和</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构成的传感资源网络，它们被分为若干组，分别由服务层中的子规划中心</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单独控制。在应用层和服务层中间的是协同层，它相当于一个“指挥中心”，根据应用层的任务性质，例如观测的优先级、分辨率要求、任务类型需求、频谱要求，以及服务层中各子规划中心</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的能力（能否满足分辨率及频谱要求等）、观测资源的剩余情况等，确定合理的任务分配方案，使得分配的任务能以最大概率被完成。</w:t>
      </w:r>
    </w:p>
    <w:p w14:paraId="3AEBBCE5" w14:textId="77777777"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因此根据多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w:t>
      </w:r>
      <w:r w:rsidR="003545C6">
        <w:rPr>
          <w:rFonts w:ascii="Times New Roman" w:eastAsia="宋体" w:hAnsi="Times New Roman" w:cs="Times New Roman" w:hint="eastAsia"/>
          <w:kern w:val="0"/>
          <w:sz w:val="24"/>
          <w:szCs w:val="24"/>
        </w:rPr>
        <w:t>规划</w:t>
      </w:r>
      <w:r>
        <w:rPr>
          <w:rFonts w:ascii="Times New Roman" w:eastAsia="宋体" w:hAnsi="Times New Roman" w:cs="Times New Roman" w:hint="eastAsia"/>
          <w:kern w:val="0"/>
          <w:sz w:val="24"/>
          <w:szCs w:val="24"/>
        </w:rPr>
        <w:t>框架建立多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协同规划模型是基于多</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Pr>
          <w:rFonts w:ascii="Times New Roman" w:eastAsia="宋体" w:hAnsi="Times New Roman" w:cs="Times New Roman" w:hint="eastAsia"/>
          <w:kern w:val="0"/>
          <w:sz w:val="24"/>
          <w:szCs w:val="24"/>
        </w:rPr>
        <w:t>和多卫星的任务规划模型，它将任务集</w:t>
      </w:r>
      <w:r w:rsidRPr="00343882">
        <w:rPr>
          <w:rFonts w:ascii="Times New Roman" w:eastAsia="宋体" w:hAnsi="Times New Roman" w:cs="Times New Roman" w:hint="eastAsia"/>
          <w:i/>
          <w:kern w:val="0"/>
          <w:sz w:val="24"/>
          <w:szCs w:val="24"/>
        </w:rPr>
        <w:t>T</w:t>
      </w:r>
      <w:r>
        <w:rPr>
          <w:rFonts w:ascii="Times New Roman" w:eastAsia="宋体" w:hAnsi="Times New Roman" w:cs="Times New Roman" w:hint="eastAsia"/>
          <w:kern w:val="0"/>
          <w:sz w:val="24"/>
          <w:szCs w:val="24"/>
        </w:rPr>
        <w:t>中的任务分配</w:t>
      </w:r>
      <w:commentRangeStart w:id="9"/>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和卫星子规划中心，由子规划中心控制的传感观测资源进行协同调度，因此多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协同规划模型的优化目标为：通过合理分配任务到子规划中心，使得任务完成获得总的收益值最大。</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290"/>
        <w:gridCol w:w="2550"/>
      </w:tblGrid>
      <w:tr w:rsidR="00D82BE6" w:rsidRPr="00635242" w14:paraId="5D4738B3" w14:textId="77777777" w:rsidTr="00D82BE6">
        <w:tc>
          <w:tcPr>
            <w:tcW w:w="2765" w:type="dxa"/>
          </w:tcPr>
          <w:p w14:paraId="00BA71DE" w14:textId="77777777" w:rsidR="00D82BE6" w:rsidRPr="00635242" w:rsidRDefault="00D82BE6" w:rsidP="00D82BE6">
            <w:pPr>
              <w:widowControl/>
              <w:snapToGrid w:val="0"/>
              <w:spacing w:line="360" w:lineRule="auto"/>
              <w:jc w:val="left"/>
              <w:rPr>
                <w:rFonts w:ascii="Times New Roman" w:hAnsi="Times New Roman"/>
                <w:color w:val="FF0000"/>
                <w:kern w:val="0"/>
                <w:sz w:val="24"/>
                <w:szCs w:val="24"/>
                <w:rPrChange w:id="10" w:author="wu guohua" w:date="2019-07-13T13:23:00Z">
                  <w:rPr>
                    <w:rFonts w:ascii="Times New Roman" w:hAnsi="Times New Roman"/>
                    <w:kern w:val="0"/>
                    <w:sz w:val="24"/>
                    <w:szCs w:val="24"/>
                  </w:rPr>
                </w:rPrChange>
              </w:rPr>
            </w:pPr>
          </w:p>
        </w:tc>
        <w:tc>
          <w:tcPr>
            <w:tcW w:w="2765" w:type="dxa"/>
          </w:tcPr>
          <w:p w14:paraId="0BAEFF82" w14:textId="77777777" w:rsidR="00D82BE6" w:rsidRPr="00635242" w:rsidRDefault="00D82BE6" w:rsidP="00D82BE6">
            <w:pPr>
              <w:widowControl/>
              <w:snapToGrid w:val="0"/>
              <w:spacing w:line="360" w:lineRule="auto"/>
              <w:jc w:val="left"/>
              <w:rPr>
                <w:rFonts w:ascii="Times New Roman" w:hAnsi="Times New Roman"/>
                <w:color w:val="FF0000"/>
                <w:kern w:val="0"/>
                <w:sz w:val="24"/>
                <w:szCs w:val="24"/>
                <w:rPrChange w:id="11" w:author="wu guohua" w:date="2019-07-13T13:23:00Z">
                  <w:rPr>
                    <w:rFonts w:ascii="Times New Roman" w:hAnsi="Times New Roman"/>
                    <w:kern w:val="0"/>
                    <w:sz w:val="24"/>
                    <w:szCs w:val="24"/>
                  </w:rPr>
                </w:rPrChange>
              </w:rPr>
            </w:pPr>
            <w:r w:rsidRPr="00635242">
              <w:rPr>
                <w:rFonts w:ascii="Times New Roman" w:eastAsiaTheme="minorEastAsia" w:hAnsi="Times New Roman" w:cstheme="minorBidi"/>
                <w:color w:val="FF0000"/>
                <w:kern w:val="0"/>
                <w:position w:val="-30"/>
                <w:sz w:val="24"/>
                <w:szCs w:val="24"/>
                <w:rPrChange w:id="12" w:author="wu guohua" w:date="2019-07-13T13:23:00Z">
                  <w:rPr>
                    <w:rFonts w:ascii="Times New Roman" w:eastAsiaTheme="minorEastAsia" w:hAnsi="Times New Roman" w:cstheme="minorBidi"/>
                    <w:kern w:val="0"/>
                    <w:position w:val="-30"/>
                    <w:sz w:val="24"/>
                    <w:szCs w:val="24"/>
                  </w:rPr>
                </w:rPrChange>
              </w:rPr>
              <w:object w:dxaOrig="3080" w:dyaOrig="720" w14:anchorId="469734B8">
                <v:shape id="_x0000_i1110" type="#_x0000_t75" style="width:153.8pt;height:36.85pt" o:ole="">
                  <v:imagedata r:id="rId171" o:title=""/>
                </v:shape>
                <o:OLEObject Type="Embed" ProgID="Equation.DSMT4" ShapeID="_x0000_i1110" DrawAspect="Content" ObjectID="_1624529928" r:id="rId172"/>
              </w:object>
            </w:r>
          </w:p>
        </w:tc>
        <w:tc>
          <w:tcPr>
            <w:tcW w:w="2766" w:type="dxa"/>
            <w:vAlign w:val="center"/>
          </w:tcPr>
          <w:p w14:paraId="538CD7FF" w14:textId="77777777" w:rsidR="00D82BE6" w:rsidRPr="00635242" w:rsidRDefault="00D82BE6" w:rsidP="00803E3E">
            <w:pPr>
              <w:widowControl/>
              <w:snapToGrid w:val="0"/>
              <w:spacing w:line="360" w:lineRule="auto"/>
              <w:jc w:val="right"/>
              <w:rPr>
                <w:rFonts w:ascii="Times New Roman" w:hAnsi="Times New Roman"/>
                <w:color w:val="FF0000"/>
                <w:kern w:val="0"/>
                <w:sz w:val="24"/>
                <w:szCs w:val="24"/>
                <w:rPrChange w:id="13" w:author="wu guohua" w:date="2019-07-13T13:23:00Z">
                  <w:rPr>
                    <w:rFonts w:ascii="Times New Roman" w:hAnsi="Times New Roman"/>
                    <w:kern w:val="0"/>
                    <w:sz w:val="24"/>
                    <w:szCs w:val="24"/>
                  </w:rPr>
                </w:rPrChange>
              </w:rPr>
            </w:pPr>
            <w:r w:rsidRPr="00635242">
              <w:rPr>
                <w:rFonts w:ascii="Times New Roman" w:hAnsi="Times New Roman" w:hint="eastAsia"/>
                <w:color w:val="FF0000"/>
                <w:kern w:val="0"/>
                <w:sz w:val="24"/>
                <w:szCs w:val="24"/>
                <w:rPrChange w:id="14" w:author="wu guohua" w:date="2019-07-13T13:23:00Z">
                  <w:rPr>
                    <w:rFonts w:ascii="Times New Roman" w:hAnsi="Times New Roman" w:hint="eastAsia"/>
                    <w:kern w:val="0"/>
                    <w:sz w:val="24"/>
                    <w:szCs w:val="24"/>
                  </w:rPr>
                </w:rPrChange>
              </w:rPr>
              <w:t>（</w:t>
            </w:r>
            <w:r w:rsidRPr="00635242">
              <w:rPr>
                <w:rFonts w:ascii="Times New Roman" w:hAnsi="Times New Roman" w:hint="eastAsia"/>
                <w:color w:val="FF0000"/>
                <w:kern w:val="0"/>
                <w:sz w:val="24"/>
                <w:szCs w:val="24"/>
                <w:rPrChange w:id="15" w:author="wu guohua" w:date="2019-07-13T13:23:00Z">
                  <w:rPr>
                    <w:rFonts w:ascii="Times New Roman" w:hAnsi="Times New Roman" w:hint="eastAsia"/>
                    <w:kern w:val="0"/>
                    <w:sz w:val="24"/>
                    <w:szCs w:val="24"/>
                  </w:rPr>
                </w:rPrChange>
              </w:rPr>
              <w:t>2</w:t>
            </w:r>
            <w:r w:rsidR="00803E3E" w:rsidRPr="00635242">
              <w:rPr>
                <w:rFonts w:ascii="Times New Roman" w:hAnsi="Times New Roman"/>
                <w:color w:val="FF0000"/>
                <w:kern w:val="0"/>
                <w:sz w:val="24"/>
                <w:szCs w:val="24"/>
                <w:rPrChange w:id="16" w:author="wu guohua" w:date="2019-07-13T13:23:00Z">
                  <w:rPr>
                    <w:rFonts w:ascii="Times New Roman" w:hAnsi="Times New Roman"/>
                    <w:kern w:val="0"/>
                    <w:sz w:val="24"/>
                    <w:szCs w:val="24"/>
                  </w:rPr>
                </w:rPrChange>
              </w:rPr>
              <w:t>6</w:t>
            </w:r>
            <w:r w:rsidRPr="00635242">
              <w:rPr>
                <w:rFonts w:ascii="Times New Roman" w:hAnsi="Times New Roman" w:hint="eastAsia"/>
                <w:color w:val="FF0000"/>
                <w:kern w:val="0"/>
                <w:sz w:val="24"/>
                <w:szCs w:val="24"/>
                <w:rPrChange w:id="17" w:author="wu guohua" w:date="2019-07-13T13:23:00Z">
                  <w:rPr>
                    <w:rFonts w:ascii="Times New Roman" w:hAnsi="Times New Roman" w:hint="eastAsia"/>
                    <w:kern w:val="0"/>
                    <w:sz w:val="24"/>
                    <w:szCs w:val="24"/>
                  </w:rPr>
                </w:rPrChange>
              </w:rPr>
              <w:t>）</w:t>
            </w:r>
          </w:p>
        </w:tc>
      </w:tr>
    </w:tbl>
    <w:p w14:paraId="10571222" w14:textId="77777777" w:rsidR="00E279AF" w:rsidRPr="00635242" w:rsidRDefault="00E279AF" w:rsidP="00E279AF">
      <w:pPr>
        <w:widowControl/>
        <w:snapToGrid w:val="0"/>
        <w:spacing w:line="360" w:lineRule="auto"/>
        <w:ind w:firstLineChars="200" w:firstLine="480"/>
        <w:jc w:val="left"/>
        <w:rPr>
          <w:rFonts w:ascii="Times New Roman" w:eastAsia="宋体" w:hAnsi="Times New Roman" w:cs="Times New Roman"/>
          <w:color w:val="FF0000"/>
          <w:kern w:val="0"/>
          <w:sz w:val="24"/>
          <w:szCs w:val="24"/>
          <w:rPrChange w:id="18" w:author="wu guohua" w:date="2019-07-13T13:23:00Z">
            <w:rPr>
              <w:rFonts w:ascii="Times New Roman" w:eastAsia="宋体" w:hAnsi="Times New Roman" w:cs="Times New Roman"/>
              <w:kern w:val="0"/>
              <w:sz w:val="24"/>
              <w:szCs w:val="24"/>
            </w:rPr>
          </w:rPrChange>
        </w:rPr>
      </w:pPr>
      <w:r w:rsidRPr="00635242">
        <w:rPr>
          <w:rFonts w:ascii="Times New Roman" w:eastAsia="宋体" w:hAnsi="Times New Roman" w:cs="Times New Roman" w:hint="eastAsia"/>
          <w:color w:val="FF0000"/>
          <w:kern w:val="0"/>
          <w:sz w:val="24"/>
          <w:szCs w:val="24"/>
          <w:rPrChange w:id="19" w:author="wu guohua" w:date="2019-07-13T13:23:00Z">
            <w:rPr>
              <w:rFonts w:ascii="Times New Roman" w:eastAsia="宋体" w:hAnsi="Times New Roman" w:cs="Times New Roman" w:hint="eastAsia"/>
              <w:kern w:val="0"/>
              <w:sz w:val="24"/>
              <w:szCs w:val="24"/>
            </w:rPr>
          </w:rPrChange>
        </w:rPr>
        <w:t>由于任务最多只能被完成一次，因此被分配的任务要满足唯一性约束。</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6"/>
        <w:gridCol w:w="4149"/>
        <w:gridCol w:w="2191"/>
      </w:tblGrid>
      <w:tr w:rsidR="00D82BE6" w:rsidRPr="00635242" w14:paraId="6A4F41FE" w14:textId="77777777" w:rsidTr="00AE4DB2">
        <w:tc>
          <w:tcPr>
            <w:tcW w:w="2765" w:type="dxa"/>
          </w:tcPr>
          <w:p w14:paraId="775F536D" w14:textId="77777777" w:rsidR="00D82BE6" w:rsidRPr="00635242" w:rsidRDefault="00D82BE6" w:rsidP="00475F59">
            <w:pPr>
              <w:widowControl/>
              <w:snapToGrid w:val="0"/>
              <w:spacing w:line="360" w:lineRule="auto"/>
              <w:jc w:val="left"/>
              <w:rPr>
                <w:rFonts w:ascii="Times New Roman" w:hAnsi="Times New Roman"/>
                <w:color w:val="FF0000"/>
                <w:kern w:val="0"/>
                <w:sz w:val="24"/>
                <w:szCs w:val="24"/>
                <w:rPrChange w:id="20" w:author="wu guohua" w:date="2019-07-13T13:23:00Z">
                  <w:rPr>
                    <w:rFonts w:ascii="Times New Roman" w:hAnsi="Times New Roman"/>
                    <w:kern w:val="0"/>
                    <w:sz w:val="24"/>
                    <w:szCs w:val="24"/>
                  </w:rPr>
                </w:rPrChange>
              </w:rPr>
            </w:pPr>
          </w:p>
        </w:tc>
        <w:tc>
          <w:tcPr>
            <w:tcW w:w="2765" w:type="dxa"/>
            <w:vAlign w:val="center"/>
          </w:tcPr>
          <w:p w14:paraId="1F107BD4" w14:textId="77777777" w:rsidR="00D82BE6" w:rsidRPr="00635242" w:rsidRDefault="00D82BE6" w:rsidP="00AE4DB2">
            <w:pPr>
              <w:widowControl/>
              <w:snapToGrid w:val="0"/>
              <w:spacing w:line="360" w:lineRule="auto"/>
              <w:jc w:val="center"/>
              <w:rPr>
                <w:rFonts w:ascii="Times New Roman" w:hAnsi="Times New Roman"/>
                <w:color w:val="FF0000"/>
                <w:kern w:val="0"/>
                <w:sz w:val="24"/>
                <w:szCs w:val="24"/>
                <w:rPrChange w:id="21" w:author="wu guohua" w:date="2019-07-13T13:23:00Z">
                  <w:rPr>
                    <w:rFonts w:ascii="Times New Roman" w:hAnsi="Times New Roman"/>
                    <w:kern w:val="0"/>
                    <w:sz w:val="24"/>
                    <w:szCs w:val="24"/>
                  </w:rPr>
                </w:rPrChange>
              </w:rPr>
            </w:pPr>
            <w:r w:rsidRPr="00635242">
              <w:rPr>
                <w:rFonts w:ascii="Times New Roman" w:eastAsiaTheme="minorEastAsia" w:hAnsi="Times New Roman" w:cstheme="minorBidi"/>
                <w:color w:val="FF0000"/>
                <w:kern w:val="0"/>
                <w:position w:val="-30"/>
                <w:sz w:val="24"/>
                <w:szCs w:val="24"/>
                <w:rPrChange w:id="22" w:author="wu guohua" w:date="2019-07-13T13:23:00Z">
                  <w:rPr>
                    <w:rFonts w:ascii="Times New Roman" w:eastAsiaTheme="minorEastAsia" w:hAnsi="Times New Roman" w:cstheme="minorBidi"/>
                    <w:kern w:val="0"/>
                    <w:position w:val="-30"/>
                    <w:sz w:val="24"/>
                    <w:szCs w:val="24"/>
                  </w:rPr>
                </w:rPrChange>
              </w:rPr>
              <w:object w:dxaOrig="3940" w:dyaOrig="720" w14:anchorId="31CE53FB">
                <v:shape id="_x0000_i1111" type="#_x0000_t75" style="width:196.4pt;height:36.85pt" o:ole="">
                  <v:imagedata r:id="rId173" o:title=""/>
                </v:shape>
                <o:OLEObject Type="Embed" ProgID="Equation.DSMT4" ShapeID="_x0000_i1111" DrawAspect="Content" ObjectID="_1624529929" r:id="rId174"/>
              </w:object>
            </w:r>
          </w:p>
        </w:tc>
        <w:tc>
          <w:tcPr>
            <w:tcW w:w="2766" w:type="dxa"/>
            <w:vAlign w:val="center"/>
          </w:tcPr>
          <w:p w14:paraId="566B37F9" w14:textId="77777777" w:rsidR="00D82BE6" w:rsidRPr="00635242" w:rsidRDefault="00D82BE6" w:rsidP="00803E3E">
            <w:pPr>
              <w:widowControl/>
              <w:snapToGrid w:val="0"/>
              <w:spacing w:line="360" w:lineRule="auto"/>
              <w:jc w:val="right"/>
              <w:rPr>
                <w:rFonts w:ascii="Times New Roman" w:hAnsi="Times New Roman"/>
                <w:color w:val="FF0000"/>
                <w:kern w:val="0"/>
                <w:sz w:val="24"/>
                <w:szCs w:val="24"/>
                <w:rPrChange w:id="23" w:author="wu guohua" w:date="2019-07-13T13:23:00Z">
                  <w:rPr>
                    <w:rFonts w:ascii="Times New Roman" w:hAnsi="Times New Roman"/>
                    <w:kern w:val="0"/>
                    <w:sz w:val="24"/>
                    <w:szCs w:val="24"/>
                  </w:rPr>
                </w:rPrChange>
              </w:rPr>
            </w:pPr>
            <w:r w:rsidRPr="00635242">
              <w:rPr>
                <w:rFonts w:ascii="Times New Roman" w:hAnsi="Times New Roman" w:hint="eastAsia"/>
                <w:color w:val="FF0000"/>
                <w:kern w:val="0"/>
                <w:sz w:val="24"/>
                <w:szCs w:val="24"/>
                <w:rPrChange w:id="24" w:author="wu guohua" w:date="2019-07-13T13:23:00Z">
                  <w:rPr>
                    <w:rFonts w:ascii="Times New Roman" w:hAnsi="Times New Roman" w:hint="eastAsia"/>
                    <w:kern w:val="0"/>
                    <w:sz w:val="24"/>
                    <w:szCs w:val="24"/>
                  </w:rPr>
                </w:rPrChange>
              </w:rPr>
              <w:t>（</w:t>
            </w:r>
            <w:r w:rsidRPr="00635242">
              <w:rPr>
                <w:rFonts w:ascii="Times New Roman" w:hAnsi="Times New Roman" w:hint="eastAsia"/>
                <w:color w:val="FF0000"/>
                <w:kern w:val="0"/>
                <w:sz w:val="24"/>
                <w:szCs w:val="24"/>
                <w:rPrChange w:id="25" w:author="wu guohua" w:date="2019-07-13T13:23:00Z">
                  <w:rPr>
                    <w:rFonts w:ascii="Times New Roman" w:hAnsi="Times New Roman" w:hint="eastAsia"/>
                    <w:kern w:val="0"/>
                    <w:sz w:val="24"/>
                    <w:szCs w:val="24"/>
                  </w:rPr>
                </w:rPrChange>
              </w:rPr>
              <w:t>2</w:t>
            </w:r>
            <w:r w:rsidR="00803E3E" w:rsidRPr="00635242">
              <w:rPr>
                <w:rFonts w:ascii="Times New Roman" w:hAnsi="Times New Roman"/>
                <w:color w:val="FF0000"/>
                <w:kern w:val="0"/>
                <w:sz w:val="24"/>
                <w:szCs w:val="24"/>
                <w:rPrChange w:id="26" w:author="wu guohua" w:date="2019-07-13T13:23:00Z">
                  <w:rPr>
                    <w:rFonts w:ascii="Times New Roman" w:hAnsi="Times New Roman"/>
                    <w:kern w:val="0"/>
                    <w:sz w:val="24"/>
                    <w:szCs w:val="24"/>
                  </w:rPr>
                </w:rPrChange>
              </w:rPr>
              <w:t>7</w:t>
            </w:r>
            <w:r w:rsidRPr="00635242">
              <w:rPr>
                <w:rFonts w:ascii="Times New Roman" w:hAnsi="Times New Roman" w:hint="eastAsia"/>
                <w:color w:val="FF0000"/>
                <w:kern w:val="0"/>
                <w:sz w:val="24"/>
                <w:szCs w:val="24"/>
                <w:rPrChange w:id="27" w:author="wu guohua" w:date="2019-07-13T13:23:00Z">
                  <w:rPr>
                    <w:rFonts w:ascii="Times New Roman" w:hAnsi="Times New Roman" w:hint="eastAsia"/>
                    <w:kern w:val="0"/>
                    <w:sz w:val="24"/>
                    <w:szCs w:val="24"/>
                  </w:rPr>
                </w:rPrChange>
              </w:rPr>
              <w:t>）</w:t>
            </w:r>
          </w:p>
        </w:tc>
      </w:tr>
    </w:tbl>
    <w:commentRangeEnd w:id="9"/>
    <w:p w14:paraId="7DA394BF" w14:textId="77777777" w:rsidR="00A83D8E" w:rsidDel="00D91204" w:rsidRDefault="00635242" w:rsidP="00B677BB">
      <w:pPr>
        <w:widowControl/>
        <w:snapToGrid w:val="0"/>
        <w:spacing w:line="360" w:lineRule="auto"/>
        <w:rPr>
          <w:moveFrom w:id="28" w:author="wu guohua" w:date="2019-07-13T13:14:00Z"/>
        </w:rPr>
      </w:pPr>
      <w:r>
        <w:rPr>
          <w:rStyle w:val="CommentReference"/>
        </w:rPr>
        <w:commentReference w:id="9"/>
      </w:r>
      <w:moveFromRangeStart w:id="29" w:author="wu guohua" w:date="2019-07-13T13:14:00Z" w:name="move13916067"/>
      <w:moveFrom w:id="30" w:author="wu guohua" w:date="2019-07-13T13:14:00Z">
        <w:r w:rsidR="00F03066" w:rsidDel="00D91204">
          <w:object w:dxaOrig="15945" w:dyaOrig="7500" w14:anchorId="5378958E">
            <v:shape id="_x0000_i1211" type="#_x0000_t75" style="width:414.7pt;height:195.25pt" o:ole="">
              <v:imagedata r:id="rId169" o:title=""/>
            </v:shape>
            <o:OLEObject Type="Embed" ProgID="Visio.Drawing.15" ShapeID="_x0000_i1211" DrawAspect="Content" ObjectID="_1624529930" r:id="rId178"/>
          </w:object>
        </w:r>
      </w:moveFrom>
    </w:p>
    <w:p w14:paraId="078E5DAC" w14:textId="77777777" w:rsidR="00B677BB" w:rsidRPr="00437D04" w:rsidDel="00D91204" w:rsidRDefault="00B677BB" w:rsidP="00B677BB">
      <w:pPr>
        <w:widowControl/>
        <w:snapToGrid w:val="0"/>
        <w:spacing w:line="360" w:lineRule="auto"/>
        <w:jc w:val="center"/>
        <w:rPr>
          <w:moveFrom w:id="31" w:author="wu guohua" w:date="2019-07-13T13:14:00Z"/>
          <w:rFonts w:ascii="Times New Roman" w:eastAsia="宋体" w:hAnsi="Times New Roman" w:cs="Times New Roman"/>
          <w:kern w:val="0"/>
          <w:szCs w:val="21"/>
        </w:rPr>
      </w:pPr>
      <w:moveFrom w:id="32" w:author="wu guohua" w:date="2019-07-13T13:14:00Z">
        <w:r w:rsidRPr="00437D04" w:rsidDel="00D91204">
          <w:rPr>
            <w:rFonts w:ascii="Times New Roman" w:eastAsia="宋体" w:hAnsi="Times New Roman" w:cs="Times New Roman" w:hint="eastAsia"/>
            <w:kern w:val="0"/>
            <w:szCs w:val="21"/>
          </w:rPr>
          <w:t>图</w:t>
        </w:r>
        <w:r w:rsidRPr="00437D04" w:rsidDel="00D91204">
          <w:rPr>
            <w:rFonts w:ascii="Times New Roman" w:eastAsia="宋体" w:hAnsi="Times New Roman" w:cs="Times New Roman" w:hint="eastAsia"/>
            <w:kern w:val="0"/>
            <w:szCs w:val="21"/>
          </w:rPr>
          <w:t>3</w:t>
        </w:r>
        <w:r w:rsidRPr="00437D04" w:rsidDel="00D91204">
          <w:rPr>
            <w:rFonts w:ascii="Times New Roman" w:eastAsia="宋体" w:hAnsi="Times New Roman" w:cs="Times New Roman"/>
            <w:kern w:val="0"/>
            <w:szCs w:val="21"/>
          </w:rPr>
          <w:t xml:space="preserve"> </w:t>
        </w:r>
        <w:r w:rsidRPr="00437D04" w:rsidDel="00D91204">
          <w:rPr>
            <w:rFonts w:ascii="Times New Roman" w:eastAsia="宋体" w:hAnsi="Times New Roman" w:cs="Times New Roman" w:hint="eastAsia"/>
            <w:kern w:val="0"/>
            <w:szCs w:val="21"/>
          </w:rPr>
          <w:t>多</w:t>
        </w:r>
        <w:r w:rsidRPr="00437D04" w:rsidDel="00D91204">
          <w:rPr>
            <w:rFonts w:ascii="Times New Roman" w:eastAsia="宋体" w:hAnsi="Times New Roman" w:cs="Times New Roman" w:hint="eastAsia"/>
            <w:kern w:val="0"/>
            <w:szCs w:val="21"/>
          </w:rPr>
          <w:t>A</w:t>
        </w:r>
        <w:r w:rsidRPr="00437D04" w:rsidDel="00D91204">
          <w:rPr>
            <w:rFonts w:ascii="Times New Roman" w:eastAsia="宋体" w:hAnsi="Times New Roman" w:cs="Times New Roman"/>
            <w:kern w:val="0"/>
            <w:szCs w:val="21"/>
          </w:rPr>
          <w:t>gent</w:t>
        </w:r>
        <w:r w:rsidRPr="00437D04" w:rsidDel="00D91204">
          <w:rPr>
            <w:rFonts w:ascii="Times New Roman" w:eastAsia="宋体" w:hAnsi="Times New Roman" w:cs="Times New Roman" w:hint="eastAsia"/>
            <w:kern w:val="0"/>
            <w:szCs w:val="21"/>
          </w:rPr>
          <w:t>的多观测平台协同规划框架</w:t>
        </w:r>
      </w:moveFrom>
    </w:p>
    <w:p w14:paraId="7BAC53BE" w14:textId="77777777" w:rsidR="00B677BB" w:rsidRPr="00437D04" w:rsidDel="00D91204" w:rsidRDefault="00B677BB" w:rsidP="00B677BB">
      <w:pPr>
        <w:widowControl/>
        <w:snapToGrid w:val="0"/>
        <w:spacing w:line="360" w:lineRule="auto"/>
        <w:jc w:val="center"/>
        <w:rPr>
          <w:moveFrom w:id="33" w:author="wu guohua" w:date="2019-07-13T13:14:00Z"/>
          <w:rFonts w:ascii="Times New Roman" w:eastAsia="宋体" w:hAnsi="Times New Roman" w:cs="Times New Roman"/>
          <w:kern w:val="0"/>
          <w:szCs w:val="21"/>
        </w:rPr>
      </w:pPr>
      <w:moveFrom w:id="34" w:author="wu guohua" w:date="2019-07-13T13:14:00Z">
        <w:r w:rsidRPr="00437D04" w:rsidDel="00D91204">
          <w:rPr>
            <w:rFonts w:ascii="Times New Roman" w:eastAsia="宋体" w:hAnsi="Times New Roman" w:cs="Times New Roman"/>
            <w:kern w:val="0"/>
            <w:szCs w:val="21"/>
          </w:rPr>
          <w:t>Fig.3 Multi-agent multi-observation-platform coordinated planning architecture</w:t>
        </w:r>
      </w:moveFrom>
    </w:p>
    <w:moveFromRangeEnd w:id="29"/>
    <w:p w14:paraId="1D158C13" w14:textId="77777777" w:rsidR="00E279AF" w:rsidRPr="00D42804" w:rsidRDefault="00E279AF" w:rsidP="00E279AF">
      <w:pPr>
        <w:pStyle w:val="ListParagraph"/>
        <w:widowControl/>
        <w:numPr>
          <w:ilvl w:val="0"/>
          <w:numId w:val="3"/>
        </w:numPr>
        <w:snapToGrid w:val="0"/>
        <w:spacing w:before="120" w:after="100" w:afterAutospacing="1" w:line="360" w:lineRule="auto"/>
        <w:ind w:left="357" w:firstLineChars="0" w:hanging="357"/>
        <w:jc w:val="left"/>
        <w:outlineLvl w:val="0"/>
        <w:rPr>
          <w:rFonts w:ascii="Times New Roman" w:eastAsia="宋体" w:hAnsi="Times New Roman" w:cs="Times New Roman"/>
          <w:kern w:val="0"/>
          <w:sz w:val="24"/>
          <w:szCs w:val="24"/>
        </w:rPr>
      </w:pPr>
      <w:r>
        <w:rPr>
          <w:rFonts w:ascii="宋体" w:hAnsi="宋体" w:cs="Arial" w:hint="eastAsia"/>
          <w:b/>
          <w:kern w:val="0"/>
          <w:sz w:val="24"/>
          <w:szCs w:val="24"/>
        </w:rPr>
        <w:t>基于禁忌列表</w:t>
      </w:r>
      <w:r w:rsidRPr="009A774D">
        <w:rPr>
          <w:rFonts w:ascii="宋体" w:hAnsi="宋体" w:cs="Arial" w:hint="eastAsia"/>
          <w:b/>
          <w:kern w:val="0"/>
          <w:sz w:val="24"/>
          <w:szCs w:val="24"/>
        </w:rPr>
        <w:t>的</w:t>
      </w:r>
      <w:r>
        <w:rPr>
          <w:rFonts w:ascii="宋体" w:hAnsi="宋体" w:cs="Arial" w:hint="eastAsia"/>
          <w:b/>
          <w:kern w:val="0"/>
          <w:sz w:val="24"/>
          <w:szCs w:val="24"/>
        </w:rPr>
        <w:t>任务分配算法</w:t>
      </w:r>
    </w:p>
    <w:p w14:paraId="5EAB65AE" w14:textId="77777777"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协同框架的协同层</w:t>
      </w:r>
      <w:r w:rsidR="003B1733">
        <w:rPr>
          <w:rFonts w:ascii="Times New Roman" w:eastAsia="宋体" w:hAnsi="Times New Roman" w:cs="Times New Roman" w:hint="eastAsia"/>
          <w:kern w:val="0"/>
          <w:sz w:val="24"/>
          <w:szCs w:val="24"/>
        </w:rPr>
        <w:t>，其作用是根据用户提交的任务性质和子规划中心的能力</w:t>
      </w:r>
      <w:r>
        <w:rPr>
          <w:rFonts w:ascii="Times New Roman" w:eastAsia="宋体" w:hAnsi="Times New Roman" w:cs="Times New Roman" w:hint="eastAsia"/>
          <w:kern w:val="0"/>
          <w:sz w:val="24"/>
          <w:szCs w:val="24"/>
        </w:rPr>
        <w:t>等情况，确定一个最优的任务分配方案，使得分配给各子规划中心的任务能以最大可能性被完成。因此协同层在任务分配过程中，应根据一个启发式规则操作。当待调度的任务在</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或卫星下具有观测机会时，由于任务</w:t>
      </w:r>
      <w:r w:rsidR="003B1733">
        <w:rPr>
          <w:rFonts w:ascii="Times New Roman" w:eastAsia="宋体" w:hAnsi="Times New Roman" w:cs="Times New Roman" w:hint="eastAsia"/>
          <w:kern w:val="0"/>
          <w:sz w:val="24"/>
          <w:szCs w:val="24"/>
        </w:rPr>
        <w:t>需求的约束和</w:t>
      </w:r>
      <w:r>
        <w:rPr>
          <w:rFonts w:ascii="Times New Roman" w:eastAsia="宋体" w:hAnsi="Times New Roman" w:cs="Times New Roman" w:hint="eastAsia"/>
          <w:kern w:val="0"/>
          <w:sz w:val="24"/>
          <w:szCs w:val="24"/>
        </w:rPr>
        <w:t>资源的限制，因此待调度的任务应分配到具有充足资源的观测资源上，并且与观测资源已调度的任务尽量不发生冲突。如果待调度的任务与已调度的任务可能会发生冲突，那么就需要进行冲突消解。</w:t>
      </w:r>
      <w:r w:rsidR="003B1733">
        <w:rPr>
          <w:rFonts w:ascii="Times New Roman" w:eastAsia="宋体" w:hAnsi="Times New Roman" w:cs="Times New Roman" w:hint="eastAsia"/>
          <w:kern w:val="0"/>
          <w:sz w:val="24"/>
          <w:szCs w:val="24"/>
        </w:rPr>
        <w:t>冲突消解一般有两种手段：</w:t>
      </w:r>
      <w:r>
        <w:rPr>
          <w:rFonts w:ascii="Times New Roman" w:eastAsia="宋体" w:hAnsi="Times New Roman" w:cs="Times New Roman" w:hint="eastAsia"/>
          <w:kern w:val="0"/>
          <w:sz w:val="24"/>
          <w:szCs w:val="24"/>
        </w:rPr>
        <w:t>一是待调度的任务替换掉已调度的任务，二是待调度的任务不插入到该观测资源的任务序列中，而是选择不发生冲突或者发生冲突可能性更小的观测资源进行插入。根据上述原则，本文提出了基于优先级、观测机会和冲突度三个启发式准则进行任务分配的方法。</w:t>
      </w:r>
      <w:ins w:id="35" w:author="wu guohua" w:date="2019-07-13T13:26:00Z">
        <w:r w:rsidR="00146D22">
          <w:rPr>
            <w:rFonts w:ascii="Times New Roman" w:eastAsia="宋体" w:hAnsi="Times New Roman" w:cs="Times New Roman" w:hint="eastAsia"/>
            <w:kern w:val="0"/>
            <w:sz w:val="24"/>
            <w:szCs w:val="24"/>
          </w:rPr>
          <w:t>（没有体现反馈和迭代）</w:t>
        </w:r>
      </w:ins>
    </w:p>
    <w:p w14:paraId="7068A790" w14:textId="77777777" w:rsidR="00E279AF" w:rsidRPr="007047AD" w:rsidRDefault="00E279AF" w:rsidP="00E279AF">
      <w:pPr>
        <w:widowControl/>
        <w:spacing w:before="100" w:beforeAutospacing="1" w:after="100" w:afterAutospacing="1"/>
        <w:jc w:val="left"/>
        <w:outlineLvl w:val="1"/>
        <w:rPr>
          <w:rFonts w:ascii="Times New Roman" w:eastAsia="黑体" w:hAnsi="Times New Roman" w:cs="Times New Roman"/>
          <w:b/>
          <w:kern w:val="0"/>
          <w:szCs w:val="24"/>
        </w:rPr>
      </w:pPr>
      <w:r w:rsidRPr="007047AD">
        <w:rPr>
          <w:rFonts w:ascii="Times New Roman" w:eastAsia="黑体" w:hAnsi="Times New Roman" w:cs="Times New Roman"/>
          <w:b/>
          <w:kern w:val="0"/>
          <w:szCs w:val="24"/>
        </w:rPr>
        <w:t xml:space="preserve">2.1 </w:t>
      </w:r>
      <w:r w:rsidRPr="007047AD">
        <w:rPr>
          <w:rFonts w:ascii="Times New Roman" w:eastAsia="黑体" w:hAnsi="Times New Roman" w:cs="Times New Roman" w:hint="eastAsia"/>
          <w:b/>
          <w:kern w:val="0"/>
          <w:szCs w:val="24"/>
        </w:rPr>
        <w:t>启发式准则计算</w:t>
      </w:r>
    </w:p>
    <w:p w14:paraId="79F139F8" w14:textId="77777777" w:rsidR="00E279AF" w:rsidRDefault="00E279AF" w:rsidP="00E279AF">
      <w:pPr>
        <w:widowControl/>
        <w:jc w:val="left"/>
        <w:outlineLvl w:val="2"/>
        <w:rPr>
          <w:rFonts w:ascii="宋体" w:hAnsi="宋体" w:cs="宋体"/>
          <w:bCs/>
          <w:kern w:val="0"/>
          <w:szCs w:val="24"/>
        </w:rPr>
      </w:pPr>
      <w:r w:rsidRPr="007047AD">
        <w:rPr>
          <w:rFonts w:ascii="宋体" w:hAnsi="宋体" w:cs="宋体" w:hint="eastAsia"/>
          <w:bCs/>
          <w:kern w:val="0"/>
          <w:szCs w:val="24"/>
        </w:rPr>
        <w:t>2</w:t>
      </w:r>
      <w:r w:rsidRPr="007047AD">
        <w:rPr>
          <w:rFonts w:ascii="宋体" w:hAnsi="宋体" w:cs="宋体"/>
          <w:bCs/>
          <w:kern w:val="0"/>
          <w:szCs w:val="24"/>
        </w:rPr>
        <w:t>.1.1</w:t>
      </w:r>
      <w:r>
        <w:rPr>
          <w:rFonts w:ascii="宋体" w:hAnsi="宋体" w:cs="宋体"/>
          <w:bCs/>
          <w:kern w:val="0"/>
          <w:szCs w:val="24"/>
        </w:rPr>
        <w:t xml:space="preserve"> </w:t>
      </w:r>
      <w:r>
        <w:rPr>
          <w:rFonts w:ascii="宋体" w:hAnsi="宋体" w:cs="宋体" w:hint="eastAsia"/>
          <w:bCs/>
          <w:kern w:val="0"/>
          <w:szCs w:val="24"/>
        </w:rPr>
        <w:t>优先级</w:t>
      </w:r>
    </w:p>
    <w:p w14:paraId="3649C645" w14:textId="77777777" w:rsidR="00E279AF" w:rsidRDefault="00E279AF" w:rsidP="00E279AF">
      <w:pPr>
        <w:widowControl/>
        <w:spacing w:line="360" w:lineRule="auto"/>
        <w:ind w:firstLineChars="200" w:firstLine="480"/>
        <w:jc w:val="left"/>
        <w:rPr>
          <w:rFonts w:ascii="Times New Roman" w:eastAsia="宋体" w:hAnsi="Times New Roman" w:cs="Times New Roman"/>
          <w:kern w:val="0"/>
          <w:sz w:val="24"/>
          <w:szCs w:val="24"/>
        </w:rPr>
      </w:pPr>
      <w:r w:rsidRPr="00015DC5">
        <w:rPr>
          <w:rFonts w:ascii="Times New Roman" w:eastAsia="宋体" w:hAnsi="Times New Roman" w:cs="Times New Roman" w:hint="eastAsia"/>
          <w:kern w:val="0"/>
          <w:sz w:val="24"/>
          <w:szCs w:val="24"/>
        </w:rPr>
        <w:t>用户提交的观测请求具有</w:t>
      </w:r>
      <w:r>
        <w:rPr>
          <w:rFonts w:ascii="Times New Roman" w:eastAsia="宋体" w:hAnsi="Times New Roman" w:cs="Times New Roman" w:hint="eastAsia"/>
          <w:kern w:val="0"/>
          <w:sz w:val="24"/>
          <w:szCs w:val="24"/>
        </w:rPr>
        <w:t>紧迫程度和重要程度之分，对于时效性较强且重要程度较高的任务</w:t>
      </w:r>
      <w:r w:rsidR="003B1733">
        <w:rPr>
          <w:rFonts w:ascii="Times New Roman" w:eastAsia="宋体" w:hAnsi="Times New Roman" w:cs="Times New Roman" w:hint="eastAsia"/>
          <w:kern w:val="0"/>
          <w:sz w:val="24"/>
          <w:szCs w:val="24"/>
        </w:rPr>
        <w:t>，应给予一个较高的权重。用权重的大小来衡量任务的优先级，权重越大</w:t>
      </w:r>
      <w:r>
        <w:rPr>
          <w:rFonts w:ascii="Times New Roman" w:eastAsia="宋体" w:hAnsi="Times New Roman" w:cs="Times New Roman" w:hint="eastAsia"/>
          <w:kern w:val="0"/>
          <w:sz w:val="24"/>
          <w:szCs w:val="24"/>
        </w:rPr>
        <w:t>的任务，优先级越高。在安排任务时，应尽量先安排优先级高的任务。</w:t>
      </w:r>
    </w:p>
    <w:p w14:paraId="4748238D" w14:textId="77777777" w:rsidR="00E279AF" w:rsidRPr="00110D43" w:rsidRDefault="00E279AF" w:rsidP="00E279AF">
      <w:pPr>
        <w:widowControl/>
        <w:jc w:val="left"/>
        <w:outlineLvl w:val="2"/>
        <w:rPr>
          <w:rFonts w:ascii="宋体" w:hAnsi="宋体" w:cs="宋体"/>
          <w:bCs/>
          <w:kern w:val="0"/>
          <w:szCs w:val="24"/>
        </w:rPr>
      </w:pPr>
      <w:r w:rsidRPr="00110D43">
        <w:rPr>
          <w:rFonts w:ascii="宋体" w:hAnsi="宋体" w:cs="宋体" w:hint="eastAsia"/>
          <w:bCs/>
          <w:kern w:val="0"/>
          <w:szCs w:val="24"/>
        </w:rPr>
        <w:t>2</w:t>
      </w:r>
      <w:r w:rsidRPr="00110D43">
        <w:rPr>
          <w:rFonts w:ascii="宋体" w:hAnsi="宋体" w:cs="宋体"/>
          <w:bCs/>
          <w:kern w:val="0"/>
          <w:szCs w:val="24"/>
        </w:rPr>
        <w:t xml:space="preserve">.1.2 </w:t>
      </w:r>
      <w:r w:rsidRPr="00110D43">
        <w:rPr>
          <w:rFonts w:ascii="宋体" w:hAnsi="宋体" w:cs="宋体" w:hint="eastAsia"/>
          <w:bCs/>
          <w:kern w:val="0"/>
          <w:szCs w:val="24"/>
        </w:rPr>
        <w:t>观测机会</w:t>
      </w:r>
    </w:p>
    <w:p w14:paraId="3588B3F0" w14:textId="77777777" w:rsidR="003B1733" w:rsidRDefault="00E279AF" w:rsidP="003B17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由于任务分布于不同位置的空间范围内，并具有时间窗的约束，</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和卫星可能对部分任务不具有观测的可能性。</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57707A">
        <w:rPr>
          <w:rFonts w:ascii="Times New Roman" w:eastAsia="宋体" w:hAnsi="Times New Roman" w:cs="Times New Roman" w:hint="eastAsia"/>
          <w:kern w:val="0"/>
          <w:sz w:val="24"/>
          <w:szCs w:val="24"/>
        </w:rPr>
        <w:t>受</w:t>
      </w:r>
      <w:r>
        <w:rPr>
          <w:rFonts w:ascii="Times New Roman" w:eastAsia="宋体" w:hAnsi="Times New Roman" w:cs="Times New Roman" w:hint="eastAsia"/>
          <w:kern w:val="0"/>
          <w:sz w:val="24"/>
          <w:szCs w:val="24"/>
        </w:rPr>
        <w:t>航程和飞行速度的限制，当任务位于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1819C1">
        <w:rPr>
          <w:rFonts w:ascii="Times New Roman" w:eastAsia="宋体" w:hAnsi="Times New Roman" w:cs="Times New Roman" w:hint="eastAsia"/>
          <w:kern w:val="0"/>
          <w:sz w:val="24"/>
          <w:szCs w:val="24"/>
        </w:rPr>
        <w:t>的最大航程之外，</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从基地出发，以最大飞行速度赶到任务所在区域的时刻超过任务的截止时间，则任务在此</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下不具有观测机会。卫星沿着固定的轨道绕地球运动，</w:t>
      </w:r>
      <w:r w:rsidR="003B1733">
        <w:rPr>
          <w:rFonts w:ascii="Times New Roman" w:eastAsia="宋体" w:hAnsi="Times New Roman" w:cs="Times New Roman" w:hint="eastAsia"/>
          <w:kern w:val="0"/>
          <w:sz w:val="24"/>
          <w:szCs w:val="24"/>
        </w:rPr>
        <w:t>在某些轨道上卫星可能对部分任务不具有</w:t>
      </w:r>
      <w:r>
        <w:rPr>
          <w:rFonts w:ascii="Times New Roman" w:eastAsia="宋体" w:hAnsi="Times New Roman" w:cs="Times New Roman" w:hint="eastAsia"/>
          <w:kern w:val="0"/>
          <w:sz w:val="24"/>
          <w:szCs w:val="24"/>
        </w:rPr>
        <w:t>观测机会。</w:t>
      </w:r>
    </w:p>
    <w:p w14:paraId="586BBE40" w14:textId="77777777" w:rsidR="003124DD" w:rsidRDefault="00E279AF" w:rsidP="003B17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对观测机会进行量化，</w:t>
      </w:r>
      <w:r w:rsidR="00005E7D">
        <w:rPr>
          <w:rFonts w:ascii="Times New Roman" w:eastAsia="宋体" w:hAnsi="Times New Roman" w:cs="Times New Roman" w:hint="eastAsia"/>
          <w:kern w:val="0"/>
          <w:sz w:val="24"/>
          <w:szCs w:val="24"/>
        </w:rPr>
        <w:t>在一个调度周期内，</w:t>
      </w:r>
      <w:r>
        <w:rPr>
          <w:rFonts w:ascii="Times New Roman" w:eastAsia="宋体" w:hAnsi="Times New Roman" w:cs="Times New Roman" w:hint="eastAsia"/>
          <w:kern w:val="0"/>
          <w:sz w:val="24"/>
          <w:szCs w:val="24"/>
        </w:rPr>
        <w:t>任务在观测资源</w:t>
      </w:r>
      <w:r>
        <w:rPr>
          <w:rFonts w:ascii="Times New Roman" w:eastAsia="宋体" w:hAnsi="Times New Roman" w:cs="Times New Roman" w:hint="eastAsia"/>
          <w:kern w:val="0"/>
          <w:sz w:val="24"/>
          <w:szCs w:val="24"/>
        </w:rPr>
        <w:t>Ag</w:t>
      </w:r>
      <w:r>
        <w:rPr>
          <w:rFonts w:ascii="Times New Roman" w:eastAsia="宋体" w:hAnsi="Times New Roman" w:cs="Times New Roman"/>
          <w:kern w:val="0"/>
          <w:sz w:val="24"/>
          <w:szCs w:val="24"/>
        </w:rPr>
        <w:t>ent</w:t>
      </w:r>
      <w:r>
        <w:rPr>
          <w:rFonts w:ascii="Times New Roman" w:eastAsia="宋体" w:hAnsi="Times New Roman" w:cs="Times New Roman" w:hint="eastAsia"/>
          <w:kern w:val="0"/>
          <w:sz w:val="24"/>
          <w:szCs w:val="24"/>
        </w:rPr>
        <w:t>下的观测机会数量等于任务在该</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下的有效观测时间窗的数量。由于卫</w:t>
      </w:r>
      <w:r w:rsidRPr="00895B88">
        <w:rPr>
          <w:rFonts w:ascii="Times New Roman" w:eastAsia="宋体" w:hAnsi="Times New Roman" w:cs="Times New Roman"/>
          <w:kern w:val="0"/>
          <w:sz w:val="24"/>
          <w:szCs w:val="24"/>
        </w:rPr>
        <w:t>星在一个调度周期内绕地球运动有若干圈次，因此任务在卫星</w:t>
      </w:r>
      <w:r w:rsidRPr="00895B88">
        <w:rPr>
          <w:rFonts w:ascii="Times New Roman" w:eastAsia="宋体" w:hAnsi="Times New Roman" w:cs="Times New Roman"/>
          <w:kern w:val="0"/>
          <w:sz w:val="24"/>
          <w:szCs w:val="24"/>
        </w:rPr>
        <w:t>Agent</w:t>
      </w:r>
      <w:r w:rsidR="003B1733">
        <w:rPr>
          <w:rFonts w:ascii="Times New Roman" w:eastAsia="宋体" w:hAnsi="Times New Roman" w:cs="Times New Roman"/>
          <w:kern w:val="0"/>
          <w:sz w:val="24"/>
          <w:szCs w:val="24"/>
        </w:rPr>
        <w:t>下可能</w:t>
      </w:r>
      <w:r w:rsidRPr="00895B88">
        <w:rPr>
          <w:rFonts w:ascii="Times New Roman" w:eastAsia="宋体" w:hAnsi="Times New Roman" w:cs="Times New Roman"/>
          <w:kern w:val="0"/>
          <w:sz w:val="24"/>
          <w:szCs w:val="24"/>
        </w:rPr>
        <w:t>至</w:t>
      </w:r>
      <w:r w:rsidRPr="001819C1">
        <w:rPr>
          <w:rFonts w:ascii="Times New Roman" w:eastAsia="宋体" w:hAnsi="Times New Roman" w:cs="Times New Roman"/>
          <w:kern w:val="0"/>
          <w:sz w:val="24"/>
          <w:szCs w:val="24"/>
        </w:rPr>
        <w:t>少</w:t>
      </w:r>
      <w:r w:rsidR="003B1733" w:rsidRPr="001819C1">
        <w:rPr>
          <w:rFonts w:ascii="Times New Roman" w:eastAsia="宋体" w:hAnsi="Times New Roman" w:cs="Times New Roman"/>
          <w:kern w:val="0"/>
          <w:sz w:val="24"/>
          <w:szCs w:val="24"/>
        </w:rPr>
        <w:t>有</w:t>
      </w:r>
      <w:r w:rsidRPr="001819C1">
        <w:rPr>
          <w:rFonts w:ascii="Times New Roman" w:eastAsia="宋体" w:hAnsi="Times New Roman" w:cs="Times New Roman"/>
          <w:kern w:val="0"/>
          <w:sz w:val="24"/>
          <w:szCs w:val="24"/>
        </w:rPr>
        <w:t>2</w:t>
      </w:r>
      <w:r w:rsidRPr="001819C1">
        <w:rPr>
          <w:rFonts w:ascii="Times New Roman" w:eastAsia="宋体" w:hAnsi="Times New Roman" w:cs="Times New Roman"/>
          <w:kern w:val="0"/>
          <w:sz w:val="24"/>
          <w:szCs w:val="24"/>
        </w:rPr>
        <w:t>个有效观测时间窗。对于</w:t>
      </w:r>
      <w:r w:rsidRPr="001819C1">
        <w:rPr>
          <w:rFonts w:ascii="Times New Roman" w:eastAsia="宋体" w:hAnsi="Times New Roman" w:cs="Times New Roman"/>
          <w:kern w:val="0"/>
          <w:sz w:val="24"/>
          <w:szCs w:val="24"/>
        </w:rPr>
        <w:t>UAV</w:t>
      </w:r>
      <w:r w:rsidRPr="001819C1">
        <w:rPr>
          <w:rFonts w:ascii="Times New Roman" w:eastAsia="宋体" w:hAnsi="Times New Roman" w:cs="Times New Roman"/>
          <w:kern w:val="0"/>
          <w:sz w:val="24"/>
          <w:szCs w:val="24"/>
        </w:rPr>
        <w:t>，</w:t>
      </w:r>
      <w:r w:rsidR="002D5863" w:rsidRPr="001819C1">
        <w:rPr>
          <w:rFonts w:ascii="Times New Roman" w:eastAsia="宋体" w:hAnsi="Times New Roman" w:cs="Times New Roman"/>
          <w:kern w:val="0"/>
          <w:sz w:val="24"/>
          <w:szCs w:val="24"/>
        </w:rPr>
        <w:t>规定</w:t>
      </w:r>
      <w:r w:rsidRPr="001819C1">
        <w:rPr>
          <w:rFonts w:ascii="Times New Roman" w:eastAsia="宋体" w:hAnsi="Times New Roman" w:cs="Times New Roman"/>
          <w:kern w:val="0"/>
          <w:sz w:val="24"/>
          <w:szCs w:val="24"/>
        </w:rPr>
        <w:t>任务最多只有</w:t>
      </w:r>
      <w:r w:rsidRPr="001819C1">
        <w:rPr>
          <w:rFonts w:ascii="Times New Roman" w:eastAsia="宋体" w:hAnsi="Times New Roman" w:cs="Times New Roman"/>
          <w:kern w:val="0"/>
          <w:sz w:val="24"/>
          <w:szCs w:val="24"/>
        </w:rPr>
        <w:t>1</w:t>
      </w:r>
      <w:r w:rsidRPr="001819C1">
        <w:rPr>
          <w:rFonts w:ascii="Times New Roman" w:eastAsia="宋体" w:hAnsi="Times New Roman" w:cs="Times New Roman"/>
          <w:kern w:val="0"/>
          <w:sz w:val="24"/>
          <w:szCs w:val="24"/>
        </w:rPr>
        <w:t>个有效时间</w:t>
      </w:r>
      <w:r w:rsidRPr="00895B88">
        <w:rPr>
          <w:rFonts w:ascii="Times New Roman" w:eastAsia="宋体" w:hAnsi="Times New Roman" w:cs="Times New Roman"/>
          <w:kern w:val="0"/>
          <w:sz w:val="24"/>
          <w:szCs w:val="24"/>
        </w:rPr>
        <w:t>窗。</w:t>
      </w:r>
    </w:p>
    <w:p w14:paraId="386E82B4" w14:textId="77777777" w:rsidR="001F7B7C" w:rsidRPr="001F7B7C" w:rsidRDefault="001F7B7C" w:rsidP="00074519">
      <w:pPr>
        <w:widowControl/>
        <w:jc w:val="left"/>
        <w:outlineLvl w:val="2"/>
        <w:rPr>
          <w:rFonts w:ascii="宋体" w:hAnsi="宋体" w:cs="宋体"/>
          <w:bCs/>
          <w:kern w:val="0"/>
          <w:szCs w:val="24"/>
        </w:rPr>
      </w:pPr>
      <w:r w:rsidRPr="001F7B7C">
        <w:rPr>
          <w:rFonts w:ascii="宋体" w:hAnsi="宋体" w:cs="宋体" w:hint="eastAsia"/>
          <w:bCs/>
          <w:kern w:val="0"/>
          <w:szCs w:val="24"/>
        </w:rPr>
        <w:t>2</w:t>
      </w:r>
      <w:r w:rsidRPr="001F7B7C">
        <w:rPr>
          <w:rFonts w:ascii="宋体" w:hAnsi="宋体" w:cs="宋体"/>
          <w:bCs/>
          <w:kern w:val="0"/>
          <w:szCs w:val="24"/>
        </w:rPr>
        <w:t xml:space="preserve">.1.3 </w:t>
      </w:r>
      <w:r w:rsidRPr="001F7B7C">
        <w:rPr>
          <w:rFonts w:ascii="宋体" w:hAnsi="宋体" w:cs="宋体" w:hint="eastAsia"/>
          <w:bCs/>
          <w:kern w:val="0"/>
          <w:szCs w:val="24"/>
        </w:rPr>
        <w:t>冲突度</w:t>
      </w:r>
    </w:p>
    <w:p w14:paraId="02990AFC" w14:textId="77777777" w:rsidR="00895B88" w:rsidRDefault="001F7B7C" w:rsidP="004F1F1C">
      <w:pPr>
        <w:widowControl/>
        <w:spacing w:line="360" w:lineRule="auto"/>
        <w:ind w:firstLineChars="200" w:firstLine="480"/>
        <w:rPr>
          <w:rFonts w:ascii="Times New Roman" w:eastAsia="宋体" w:hAnsi="Times New Roman" w:cs="Times New Roman"/>
          <w:kern w:val="0"/>
          <w:sz w:val="24"/>
          <w:szCs w:val="24"/>
        </w:rPr>
      </w:pPr>
      <w:r w:rsidRPr="001F7B7C">
        <w:rPr>
          <w:rFonts w:ascii="Times New Roman" w:eastAsia="宋体" w:hAnsi="Times New Roman" w:cs="Times New Roman" w:hint="eastAsia"/>
          <w:kern w:val="0"/>
          <w:sz w:val="24"/>
          <w:szCs w:val="24"/>
        </w:rPr>
        <w:lastRenderedPageBreak/>
        <w:t>由于资源和任务时间窗的限制，待调度的任务与已调度的任务可能会发生冲突。冲突具体的表现为</w:t>
      </w:r>
      <w:r w:rsidR="00E94355">
        <w:rPr>
          <w:rFonts w:ascii="Times New Roman" w:eastAsia="宋体" w:hAnsi="Times New Roman" w:cs="Times New Roman" w:hint="eastAsia"/>
          <w:kern w:val="0"/>
          <w:sz w:val="24"/>
          <w:szCs w:val="24"/>
        </w:rPr>
        <w:t>待调度</w:t>
      </w:r>
      <w:r w:rsidR="009D7498">
        <w:rPr>
          <w:rFonts w:ascii="Times New Roman" w:eastAsia="宋体" w:hAnsi="Times New Roman" w:cs="Times New Roman" w:hint="eastAsia"/>
          <w:kern w:val="0"/>
          <w:sz w:val="24"/>
          <w:szCs w:val="24"/>
        </w:rPr>
        <w:t>任务</w:t>
      </w:r>
      <w:r w:rsidR="00E94355">
        <w:rPr>
          <w:rFonts w:ascii="Times New Roman" w:eastAsia="宋体" w:hAnsi="Times New Roman" w:cs="Times New Roman" w:hint="eastAsia"/>
          <w:kern w:val="0"/>
          <w:sz w:val="24"/>
          <w:szCs w:val="24"/>
        </w:rPr>
        <w:t>的</w:t>
      </w:r>
      <w:r w:rsidR="009D7498">
        <w:rPr>
          <w:rFonts w:ascii="Times New Roman" w:eastAsia="宋体" w:hAnsi="Times New Roman" w:cs="Times New Roman" w:hint="eastAsia"/>
          <w:kern w:val="0"/>
          <w:sz w:val="24"/>
          <w:szCs w:val="24"/>
        </w:rPr>
        <w:t>插入会干扰观测资源对已调度</w:t>
      </w:r>
      <w:r w:rsidRPr="001F7B7C">
        <w:rPr>
          <w:rFonts w:ascii="Times New Roman" w:eastAsia="宋体" w:hAnsi="Times New Roman" w:cs="Times New Roman" w:hint="eastAsia"/>
          <w:kern w:val="0"/>
          <w:sz w:val="24"/>
          <w:szCs w:val="24"/>
        </w:rPr>
        <w:t>任务</w:t>
      </w:r>
      <w:r w:rsidR="009D7498">
        <w:rPr>
          <w:rFonts w:ascii="Times New Roman" w:eastAsia="宋体" w:hAnsi="Times New Roman" w:cs="Times New Roman" w:hint="eastAsia"/>
          <w:kern w:val="0"/>
          <w:sz w:val="24"/>
          <w:szCs w:val="24"/>
        </w:rPr>
        <w:t>的</w:t>
      </w:r>
      <w:r w:rsidR="00E94355">
        <w:rPr>
          <w:rFonts w:ascii="Times New Roman" w:eastAsia="宋体" w:hAnsi="Times New Roman" w:cs="Times New Roman" w:hint="eastAsia"/>
          <w:kern w:val="0"/>
          <w:sz w:val="24"/>
          <w:szCs w:val="24"/>
        </w:rPr>
        <w:t>完成，导致观测资源只能选</w:t>
      </w:r>
      <w:r w:rsidR="004F1F1C">
        <w:rPr>
          <w:rFonts w:ascii="Times New Roman" w:eastAsia="宋体" w:hAnsi="Times New Roman" w:cs="Times New Roman" w:hint="eastAsia"/>
          <w:kern w:val="0"/>
          <w:sz w:val="24"/>
          <w:szCs w:val="24"/>
        </w:rPr>
        <w:t>择部分任务完成，因此在任务分配到不同子规划中心时，应尽量选择对已</w:t>
      </w:r>
      <w:r w:rsidR="00E94355">
        <w:rPr>
          <w:rFonts w:ascii="Times New Roman" w:eastAsia="宋体" w:hAnsi="Times New Roman" w:cs="Times New Roman" w:hint="eastAsia"/>
          <w:kern w:val="0"/>
          <w:sz w:val="24"/>
          <w:szCs w:val="24"/>
        </w:rPr>
        <w:t>调度任务干扰较小的子规划中心进行插入。</w:t>
      </w:r>
      <w:r w:rsidR="004F1F1C">
        <w:rPr>
          <w:rFonts w:ascii="Times New Roman" w:eastAsia="宋体" w:hAnsi="Times New Roman" w:cs="Times New Roman" w:hint="eastAsia"/>
          <w:kern w:val="0"/>
          <w:sz w:val="24"/>
          <w:szCs w:val="24"/>
        </w:rPr>
        <w:t>为了量化冲突度，可以基于任务的优先级来计算</w:t>
      </w:r>
      <w:r w:rsidR="007D7F57">
        <w:rPr>
          <w:rFonts w:ascii="Times New Roman" w:eastAsia="宋体" w:hAnsi="Times New Roman" w:cs="Times New Roman" w:hint="eastAsia"/>
          <w:kern w:val="0"/>
          <w:sz w:val="24"/>
          <w:szCs w:val="24"/>
        </w:rPr>
        <w:t>。</w:t>
      </w:r>
    </w:p>
    <w:p w14:paraId="444725FC" w14:textId="77777777" w:rsidR="003124DD" w:rsidRDefault="001F7B7C" w:rsidP="004F1F1C">
      <w:pPr>
        <w:widowControl/>
        <w:spacing w:line="360" w:lineRule="auto"/>
        <w:ind w:firstLineChars="200" w:firstLine="480"/>
        <w:rPr>
          <w:rFonts w:ascii="Times New Roman" w:eastAsia="宋体" w:hAnsi="Times New Roman" w:cs="Times New Roman"/>
          <w:kern w:val="0"/>
          <w:sz w:val="24"/>
          <w:szCs w:val="24"/>
        </w:rPr>
      </w:pPr>
      <w:r w:rsidRPr="001F7B7C">
        <w:rPr>
          <w:rFonts w:ascii="Times New Roman" w:eastAsia="宋体" w:hAnsi="Times New Roman" w:cs="Times New Roman" w:hint="eastAsia"/>
          <w:kern w:val="0"/>
          <w:sz w:val="24"/>
          <w:szCs w:val="24"/>
        </w:rPr>
        <w:t>假设</w:t>
      </w:r>
      <w:r w:rsidR="00005837" w:rsidRPr="00005837">
        <w:rPr>
          <w:rFonts w:ascii="Times New Roman" w:eastAsia="宋体" w:hAnsi="Times New Roman" w:cs="Times New Roman"/>
          <w:kern w:val="0"/>
          <w:position w:val="-14"/>
          <w:sz w:val="24"/>
          <w:szCs w:val="24"/>
        </w:rPr>
        <w:object w:dxaOrig="2299" w:dyaOrig="400" w14:anchorId="540E4C77">
          <v:shape id="_x0000_i1113" type="#_x0000_t75" style="width:115.2pt;height:20.15pt" o:ole="">
            <v:imagedata r:id="rId179" o:title=""/>
          </v:shape>
          <o:OLEObject Type="Embed" ProgID="Equation.DSMT4" ShapeID="_x0000_i1113" DrawAspect="Content" ObjectID="_1624529931" r:id="rId180"/>
        </w:object>
      </w:r>
      <w:r w:rsidR="00005837">
        <w:rPr>
          <w:rFonts w:ascii="Times New Roman" w:eastAsia="宋体" w:hAnsi="Times New Roman" w:cs="Times New Roman" w:hint="eastAsia"/>
          <w:kern w:val="0"/>
          <w:sz w:val="24"/>
          <w:szCs w:val="24"/>
        </w:rPr>
        <w:t>是任务</w:t>
      </w:r>
      <w:r w:rsidR="00AE50DF" w:rsidRPr="00005837">
        <w:rPr>
          <w:rFonts w:ascii="Times New Roman" w:eastAsia="宋体" w:hAnsi="Times New Roman" w:cs="Times New Roman"/>
          <w:kern w:val="0"/>
          <w:position w:val="-12"/>
          <w:sz w:val="24"/>
          <w:szCs w:val="24"/>
        </w:rPr>
        <w:object w:dxaOrig="180" w:dyaOrig="360" w14:anchorId="43984FF1">
          <v:shape id="_x0000_i1114" type="#_x0000_t75" style="width:9.2pt;height:18.45pt" o:ole="">
            <v:imagedata r:id="rId181" o:title=""/>
          </v:shape>
          <o:OLEObject Type="Embed" ProgID="Equation.DSMT4" ShapeID="_x0000_i1114" DrawAspect="Content" ObjectID="_1624529932" r:id="rId182"/>
        </w:object>
      </w:r>
      <w:r w:rsidR="00A10E98">
        <w:rPr>
          <w:rFonts w:ascii="Times New Roman" w:eastAsia="宋体" w:hAnsi="Times New Roman" w:cs="Times New Roman" w:hint="eastAsia"/>
          <w:kern w:val="0"/>
          <w:sz w:val="24"/>
          <w:szCs w:val="24"/>
        </w:rPr>
        <w:t>在观测资源</w:t>
      </w:r>
      <w:r w:rsidR="00005837" w:rsidRPr="00005837">
        <w:rPr>
          <w:rFonts w:ascii="Times New Roman" w:eastAsia="宋体" w:hAnsi="Times New Roman" w:cs="Times New Roman" w:hint="eastAsia"/>
          <w:i/>
          <w:kern w:val="0"/>
          <w:sz w:val="24"/>
          <w:szCs w:val="24"/>
        </w:rPr>
        <w:t>j</w:t>
      </w:r>
      <w:r w:rsidR="00005837">
        <w:rPr>
          <w:rFonts w:ascii="Times New Roman" w:eastAsia="宋体" w:hAnsi="Times New Roman" w:cs="Times New Roman" w:hint="eastAsia"/>
          <w:kern w:val="0"/>
          <w:sz w:val="24"/>
          <w:szCs w:val="24"/>
        </w:rPr>
        <w:t>上的观测机会集合，其中</w:t>
      </w:r>
      <w:r w:rsidR="00005837" w:rsidRPr="00005837">
        <w:rPr>
          <w:rFonts w:ascii="Times New Roman" w:eastAsia="宋体" w:hAnsi="Times New Roman" w:cs="Times New Roman"/>
          <w:kern w:val="0"/>
          <w:position w:val="-14"/>
          <w:sz w:val="24"/>
          <w:szCs w:val="24"/>
        </w:rPr>
        <w:object w:dxaOrig="260" w:dyaOrig="380" w14:anchorId="453F9ACE">
          <v:shape id="_x0000_i1115" type="#_x0000_t75" style="width:12.65pt;height:19pt" o:ole="">
            <v:imagedata r:id="rId183" o:title=""/>
          </v:shape>
          <o:OLEObject Type="Embed" ProgID="Equation.DSMT4" ShapeID="_x0000_i1115" DrawAspect="Content" ObjectID="_1624529933" r:id="rId184"/>
        </w:object>
      </w:r>
      <w:r w:rsidR="00005837">
        <w:rPr>
          <w:rFonts w:ascii="Times New Roman" w:eastAsia="宋体" w:hAnsi="Times New Roman" w:cs="Times New Roman" w:hint="eastAsia"/>
          <w:kern w:val="0"/>
          <w:sz w:val="24"/>
          <w:szCs w:val="24"/>
        </w:rPr>
        <w:t>表示</w:t>
      </w:r>
      <w:r w:rsidR="00D140CF">
        <w:rPr>
          <w:rFonts w:ascii="Times New Roman" w:eastAsia="宋体" w:hAnsi="Times New Roman" w:cs="Times New Roman" w:hint="eastAsia"/>
          <w:kern w:val="0"/>
          <w:sz w:val="24"/>
          <w:szCs w:val="24"/>
        </w:rPr>
        <w:t>任务</w:t>
      </w:r>
      <w:r w:rsidR="00AE50DF" w:rsidRPr="00005837">
        <w:rPr>
          <w:rFonts w:ascii="Times New Roman" w:eastAsia="宋体" w:hAnsi="Times New Roman" w:cs="Times New Roman"/>
          <w:kern w:val="0"/>
          <w:position w:val="-12"/>
          <w:sz w:val="24"/>
          <w:szCs w:val="24"/>
        </w:rPr>
        <w:object w:dxaOrig="180" w:dyaOrig="360" w14:anchorId="3422AAE7">
          <v:shape id="_x0000_i1116" type="#_x0000_t75" style="width:9.2pt;height:18.45pt" o:ole="">
            <v:imagedata r:id="rId185" o:title=""/>
          </v:shape>
          <o:OLEObject Type="Embed" ProgID="Equation.DSMT4" ShapeID="_x0000_i1116" DrawAspect="Content" ObjectID="_1624529934" r:id="rId186"/>
        </w:object>
      </w:r>
      <w:r w:rsidR="00D140CF">
        <w:rPr>
          <w:rFonts w:ascii="Times New Roman" w:eastAsia="宋体" w:hAnsi="Times New Roman" w:cs="Times New Roman" w:hint="eastAsia"/>
          <w:kern w:val="0"/>
          <w:sz w:val="24"/>
          <w:szCs w:val="24"/>
        </w:rPr>
        <w:t>在</w:t>
      </w:r>
      <w:r w:rsidR="00A10E98">
        <w:rPr>
          <w:rFonts w:ascii="Times New Roman" w:eastAsia="宋体" w:hAnsi="Times New Roman" w:cs="Times New Roman" w:hint="eastAsia"/>
          <w:kern w:val="0"/>
          <w:sz w:val="24"/>
          <w:szCs w:val="24"/>
        </w:rPr>
        <w:t>观测资源</w:t>
      </w:r>
      <w:r w:rsidR="00D140CF" w:rsidRPr="00005837">
        <w:rPr>
          <w:rFonts w:ascii="Times New Roman" w:eastAsia="宋体" w:hAnsi="Times New Roman" w:cs="Times New Roman" w:hint="eastAsia"/>
          <w:i/>
          <w:kern w:val="0"/>
          <w:sz w:val="24"/>
          <w:szCs w:val="24"/>
        </w:rPr>
        <w:t>j</w:t>
      </w:r>
      <w:r w:rsidR="00D140CF">
        <w:rPr>
          <w:rFonts w:ascii="Times New Roman" w:eastAsia="宋体" w:hAnsi="Times New Roman" w:cs="Times New Roman" w:hint="eastAsia"/>
          <w:kern w:val="0"/>
          <w:sz w:val="24"/>
          <w:szCs w:val="24"/>
        </w:rPr>
        <w:t>上的观测机会</w:t>
      </w:r>
      <w:r w:rsidR="00005837">
        <w:rPr>
          <w:rFonts w:ascii="Times New Roman" w:eastAsia="宋体" w:hAnsi="Times New Roman" w:cs="Times New Roman" w:hint="eastAsia"/>
          <w:kern w:val="0"/>
          <w:sz w:val="24"/>
          <w:szCs w:val="24"/>
        </w:rPr>
        <w:t>数量，即有效</w:t>
      </w:r>
      <w:r w:rsidR="00D140CF">
        <w:rPr>
          <w:rFonts w:ascii="Times New Roman" w:eastAsia="宋体" w:hAnsi="Times New Roman" w:cs="Times New Roman" w:hint="eastAsia"/>
          <w:kern w:val="0"/>
          <w:sz w:val="24"/>
          <w:szCs w:val="24"/>
        </w:rPr>
        <w:t>观测</w:t>
      </w:r>
      <w:r w:rsidR="00005837">
        <w:rPr>
          <w:rFonts w:ascii="Times New Roman" w:eastAsia="宋体" w:hAnsi="Times New Roman" w:cs="Times New Roman" w:hint="eastAsia"/>
          <w:kern w:val="0"/>
          <w:sz w:val="24"/>
          <w:szCs w:val="24"/>
        </w:rPr>
        <w:t>时间窗的数量。</w:t>
      </w:r>
      <w:r w:rsidR="00A10E98">
        <w:rPr>
          <w:rFonts w:ascii="Times New Roman" w:eastAsia="宋体" w:hAnsi="Times New Roman" w:cs="Times New Roman" w:hint="eastAsia"/>
          <w:kern w:val="0"/>
          <w:sz w:val="24"/>
          <w:szCs w:val="24"/>
        </w:rPr>
        <w:t>设</w:t>
      </w:r>
      <w:r w:rsidR="00AE50DF" w:rsidRPr="00941468">
        <w:rPr>
          <w:rFonts w:ascii="Times New Roman" w:eastAsia="宋体" w:hAnsi="Times New Roman" w:cs="Times New Roman"/>
          <w:kern w:val="0"/>
          <w:position w:val="-14"/>
          <w:sz w:val="24"/>
          <w:szCs w:val="24"/>
        </w:rPr>
        <w:object w:dxaOrig="2120" w:dyaOrig="400" w14:anchorId="31032022">
          <v:shape id="_x0000_i1117" type="#_x0000_t75" style="width:106pt;height:20.15pt" o:ole="">
            <v:imagedata r:id="rId187" o:title=""/>
          </v:shape>
          <o:OLEObject Type="Embed" ProgID="Equation.DSMT4" ShapeID="_x0000_i1117" DrawAspect="Content" ObjectID="_1624529935" r:id="rId188"/>
        </w:object>
      </w:r>
      <w:r w:rsidR="00941468">
        <w:rPr>
          <w:rFonts w:ascii="Times New Roman" w:eastAsia="宋体" w:hAnsi="Times New Roman" w:cs="Times New Roman" w:hint="eastAsia"/>
          <w:kern w:val="0"/>
          <w:sz w:val="24"/>
          <w:szCs w:val="24"/>
        </w:rPr>
        <w:t>为观测资源</w:t>
      </w:r>
      <w:r w:rsidR="00941468" w:rsidRPr="00005837">
        <w:rPr>
          <w:rFonts w:ascii="Times New Roman" w:eastAsia="宋体" w:hAnsi="Times New Roman" w:cs="Times New Roman" w:hint="eastAsia"/>
          <w:i/>
          <w:kern w:val="0"/>
          <w:sz w:val="24"/>
          <w:szCs w:val="24"/>
        </w:rPr>
        <w:t>j</w:t>
      </w:r>
      <w:r w:rsidR="00941468" w:rsidRPr="00A10E98">
        <w:rPr>
          <w:rFonts w:ascii="Times New Roman" w:eastAsia="宋体" w:hAnsi="Times New Roman" w:cs="Times New Roman" w:hint="eastAsia"/>
          <w:kern w:val="0"/>
          <w:sz w:val="24"/>
          <w:szCs w:val="24"/>
        </w:rPr>
        <w:t>上</w:t>
      </w:r>
      <w:r w:rsidR="00941468">
        <w:rPr>
          <w:rFonts w:ascii="Times New Roman" w:eastAsia="宋体" w:hAnsi="Times New Roman" w:cs="Times New Roman" w:hint="eastAsia"/>
          <w:kern w:val="0"/>
          <w:sz w:val="24"/>
          <w:szCs w:val="24"/>
        </w:rPr>
        <w:t>与观测机会</w:t>
      </w:r>
      <w:r w:rsidR="00941468" w:rsidRPr="00A10E98">
        <w:rPr>
          <w:rFonts w:ascii="Times New Roman" w:eastAsia="宋体" w:hAnsi="Times New Roman" w:cs="Times New Roman"/>
          <w:kern w:val="0"/>
          <w:position w:val="-14"/>
          <w:sz w:val="24"/>
          <w:szCs w:val="24"/>
        </w:rPr>
        <w:object w:dxaOrig="279" w:dyaOrig="400" w14:anchorId="5FF48560">
          <v:shape id="_x0000_i1118" type="#_x0000_t75" style="width:14.4pt;height:20.15pt" o:ole="">
            <v:imagedata r:id="rId189" o:title=""/>
          </v:shape>
          <o:OLEObject Type="Embed" ProgID="Equation.DSMT4" ShapeID="_x0000_i1118" DrawAspect="Content" ObjectID="_1624529936" r:id="rId190"/>
        </w:object>
      </w:r>
      <w:r w:rsidR="00941468">
        <w:rPr>
          <w:rFonts w:ascii="Times New Roman" w:eastAsia="宋体" w:hAnsi="Times New Roman" w:cs="Times New Roman" w:hint="eastAsia"/>
          <w:kern w:val="0"/>
          <w:sz w:val="24"/>
          <w:szCs w:val="24"/>
        </w:rPr>
        <w:t>对应的已调度任务集，其中</w:t>
      </w:r>
      <w:r w:rsidR="001C464F" w:rsidRPr="001C464F">
        <w:rPr>
          <w:rFonts w:ascii="Times New Roman" w:eastAsia="宋体" w:hAnsi="Times New Roman" w:cs="Times New Roman"/>
          <w:kern w:val="0"/>
          <w:position w:val="-6"/>
          <w:sz w:val="24"/>
          <w:szCs w:val="24"/>
        </w:rPr>
        <w:object w:dxaOrig="139" w:dyaOrig="279" w14:anchorId="42ADA996">
          <v:shape id="_x0000_i1119" type="#_x0000_t75" style="width:6.35pt;height:14.4pt" o:ole="">
            <v:imagedata r:id="rId191" o:title=""/>
          </v:shape>
          <o:OLEObject Type="Embed" ProgID="Equation.DSMT4" ShapeID="_x0000_i1119" DrawAspect="Content" ObjectID="_1624529937" r:id="rId192"/>
        </w:object>
      </w:r>
      <w:r w:rsidR="00941468">
        <w:rPr>
          <w:rFonts w:ascii="Times New Roman" w:eastAsia="宋体" w:hAnsi="Times New Roman" w:cs="Times New Roman" w:hint="eastAsia"/>
          <w:kern w:val="0"/>
          <w:sz w:val="24"/>
          <w:szCs w:val="24"/>
        </w:rPr>
        <w:t>表示观测资源</w:t>
      </w:r>
      <w:r w:rsidR="00941468" w:rsidRPr="00941468">
        <w:rPr>
          <w:rFonts w:ascii="Times New Roman" w:eastAsia="宋体" w:hAnsi="Times New Roman" w:cs="Times New Roman" w:hint="eastAsia"/>
          <w:i/>
          <w:kern w:val="0"/>
          <w:sz w:val="24"/>
          <w:szCs w:val="24"/>
        </w:rPr>
        <w:t>j</w:t>
      </w:r>
      <w:r w:rsidR="00941468">
        <w:rPr>
          <w:rFonts w:ascii="Times New Roman" w:eastAsia="宋体" w:hAnsi="Times New Roman" w:cs="Times New Roman" w:hint="eastAsia"/>
          <w:kern w:val="0"/>
          <w:sz w:val="24"/>
          <w:szCs w:val="24"/>
        </w:rPr>
        <w:t>上已调度</w:t>
      </w:r>
      <w:r w:rsidR="001C464F">
        <w:rPr>
          <w:rFonts w:ascii="Times New Roman" w:eastAsia="宋体" w:hAnsi="Times New Roman" w:cs="Times New Roman" w:hint="eastAsia"/>
          <w:kern w:val="0"/>
          <w:sz w:val="24"/>
          <w:szCs w:val="24"/>
        </w:rPr>
        <w:t>的任务集中</w:t>
      </w:r>
      <w:r w:rsidR="00941468">
        <w:rPr>
          <w:rFonts w:ascii="Times New Roman" w:eastAsia="宋体" w:hAnsi="Times New Roman" w:cs="Times New Roman" w:hint="eastAsia"/>
          <w:kern w:val="0"/>
          <w:sz w:val="24"/>
          <w:szCs w:val="24"/>
        </w:rPr>
        <w:t>与任务</w:t>
      </w:r>
      <w:r w:rsidR="00AE50DF" w:rsidRPr="00005837">
        <w:rPr>
          <w:rFonts w:ascii="Times New Roman" w:eastAsia="宋体" w:hAnsi="Times New Roman" w:cs="Times New Roman"/>
          <w:kern w:val="0"/>
          <w:position w:val="-12"/>
          <w:sz w:val="24"/>
          <w:szCs w:val="24"/>
        </w:rPr>
        <w:object w:dxaOrig="180" w:dyaOrig="360" w14:anchorId="1B4FC70C">
          <v:shape id="_x0000_i1120" type="#_x0000_t75" style="width:9.2pt;height:18.45pt" o:ole="">
            <v:imagedata r:id="rId193" o:title=""/>
          </v:shape>
          <o:OLEObject Type="Embed" ProgID="Equation.DSMT4" ShapeID="_x0000_i1120" DrawAspect="Content" ObjectID="_1624529938" r:id="rId194"/>
        </w:object>
      </w:r>
      <w:r w:rsidR="00941468">
        <w:rPr>
          <w:rFonts w:ascii="Times New Roman" w:eastAsia="宋体" w:hAnsi="Times New Roman" w:cs="Times New Roman" w:hint="eastAsia"/>
          <w:kern w:val="0"/>
          <w:sz w:val="24"/>
          <w:szCs w:val="24"/>
        </w:rPr>
        <w:t>在观测机会</w:t>
      </w:r>
      <w:r w:rsidR="00941468" w:rsidRPr="00A10E98">
        <w:rPr>
          <w:rFonts w:ascii="Times New Roman" w:eastAsia="宋体" w:hAnsi="Times New Roman" w:cs="Times New Roman"/>
          <w:kern w:val="0"/>
          <w:position w:val="-14"/>
          <w:sz w:val="24"/>
          <w:szCs w:val="24"/>
        </w:rPr>
        <w:object w:dxaOrig="279" w:dyaOrig="400" w14:anchorId="5E93CBE2">
          <v:shape id="_x0000_i1121" type="#_x0000_t75" style="width:14.4pt;height:20.15pt" o:ole="">
            <v:imagedata r:id="rId189" o:title=""/>
          </v:shape>
          <o:OLEObject Type="Embed" ProgID="Equation.DSMT4" ShapeID="_x0000_i1121" DrawAspect="Content" ObjectID="_1624529939" r:id="rId195"/>
        </w:object>
      </w:r>
      <w:r w:rsidR="00941468">
        <w:rPr>
          <w:rFonts w:ascii="Times New Roman" w:eastAsia="宋体" w:hAnsi="Times New Roman" w:cs="Times New Roman" w:hint="eastAsia"/>
          <w:kern w:val="0"/>
          <w:sz w:val="24"/>
          <w:szCs w:val="24"/>
        </w:rPr>
        <w:t>上</w:t>
      </w:r>
      <w:r w:rsidR="001C464F">
        <w:rPr>
          <w:rFonts w:ascii="Times New Roman" w:eastAsia="宋体" w:hAnsi="Times New Roman" w:cs="Times New Roman" w:hint="eastAsia"/>
          <w:kern w:val="0"/>
          <w:sz w:val="24"/>
          <w:szCs w:val="24"/>
        </w:rPr>
        <w:t>可能</w:t>
      </w:r>
      <w:r w:rsidR="00941468">
        <w:rPr>
          <w:rFonts w:ascii="Times New Roman" w:eastAsia="宋体" w:hAnsi="Times New Roman" w:cs="Times New Roman" w:hint="eastAsia"/>
          <w:kern w:val="0"/>
          <w:sz w:val="24"/>
          <w:szCs w:val="24"/>
        </w:rPr>
        <w:t>发生冲突的任务数。</w:t>
      </w:r>
      <w:r w:rsidR="001E4156">
        <w:rPr>
          <w:rFonts w:ascii="Times New Roman" w:eastAsia="宋体" w:hAnsi="Times New Roman" w:cs="Times New Roman" w:hint="eastAsia"/>
          <w:kern w:val="0"/>
          <w:sz w:val="24"/>
          <w:szCs w:val="24"/>
        </w:rPr>
        <w:t>对于卫星来说，如果观测机会</w:t>
      </w:r>
      <w:r w:rsidR="001E4156" w:rsidRPr="00A10E98">
        <w:rPr>
          <w:rFonts w:ascii="Times New Roman" w:eastAsia="宋体" w:hAnsi="Times New Roman" w:cs="Times New Roman"/>
          <w:kern w:val="0"/>
          <w:position w:val="-14"/>
          <w:sz w:val="24"/>
          <w:szCs w:val="24"/>
        </w:rPr>
        <w:object w:dxaOrig="279" w:dyaOrig="400" w14:anchorId="6701839A">
          <v:shape id="_x0000_i1122" type="#_x0000_t75" style="width:14.4pt;height:20.15pt" o:ole="">
            <v:imagedata r:id="rId189" o:title=""/>
          </v:shape>
          <o:OLEObject Type="Embed" ProgID="Equation.DSMT4" ShapeID="_x0000_i1122" DrawAspect="Content" ObjectID="_1624529940" r:id="rId196"/>
        </w:object>
      </w:r>
      <w:r w:rsidR="001E4156">
        <w:rPr>
          <w:rFonts w:ascii="Times New Roman" w:eastAsia="宋体" w:hAnsi="Times New Roman" w:cs="Times New Roman" w:hint="eastAsia"/>
          <w:kern w:val="0"/>
          <w:sz w:val="24"/>
          <w:szCs w:val="24"/>
        </w:rPr>
        <w:t>对应的轨道与</w:t>
      </w:r>
      <w:r w:rsidR="001C464F">
        <w:rPr>
          <w:rFonts w:ascii="Times New Roman" w:eastAsia="宋体" w:hAnsi="Times New Roman" w:cs="Times New Roman" w:hint="eastAsia"/>
          <w:kern w:val="0"/>
          <w:sz w:val="24"/>
          <w:szCs w:val="24"/>
        </w:rPr>
        <w:t>卫星观测</w:t>
      </w:r>
      <w:r w:rsidR="00AE50DF" w:rsidRPr="001C464F">
        <w:rPr>
          <w:rFonts w:ascii="Times New Roman" w:eastAsia="宋体" w:hAnsi="Times New Roman" w:cs="Times New Roman"/>
          <w:kern w:val="0"/>
          <w:position w:val="-12"/>
          <w:sz w:val="24"/>
          <w:szCs w:val="24"/>
        </w:rPr>
        <w:object w:dxaOrig="220" w:dyaOrig="360" w14:anchorId="4022975E">
          <v:shape id="_x0000_i1123" type="#_x0000_t75" style="width:10.35pt;height:18.45pt" o:ole="">
            <v:imagedata r:id="rId197" o:title=""/>
          </v:shape>
          <o:OLEObject Type="Embed" ProgID="Equation.DSMT4" ShapeID="_x0000_i1123" DrawAspect="Content" ObjectID="_1624529941" r:id="rId198"/>
        </w:object>
      </w:r>
      <w:r w:rsidR="007A18D6">
        <w:rPr>
          <w:rFonts w:ascii="Times New Roman" w:eastAsia="宋体" w:hAnsi="Times New Roman" w:cs="Times New Roman" w:hint="eastAsia"/>
          <w:kern w:val="0"/>
          <w:sz w:val="24"/>
          <w:szCs w:val="24"/>
        </w:rPr>
        <w:t>的轨道不是同一轨道</w:t>
      </w:r>
      <w:r w:rsidR="001C464F">
        <w:rPr>
          <w:rFonts w:ascii="Times New Roman" w:eastAsia="宋体" w:hAnsi="Times New Roman" w:cs="Times New Roman" w:hint="eastAsia"/>
          <w:kern w:val="0"/>
          <w:sz w:val="24"/>
          <w:szCs w:val="24"/>
        </w:rPr>
        <w:t>，则</w:t>
      </w:r>
      <w:r w:rsidR="00AE50DF" w:rsidRPr="001C464F">
        <w:rPr>
          <w:rFonts w:ascii="Times New Roman" w:eastAsia="宋体" w:hAnsi="Times New Roman" w:cs="Times New Roman"/>
          <w:kern w:val="0"/>
          <w:position w:val="-12"/>
          <w:sz w:val="24"/>
          <w:szCs w:val="24"/>
        </w:rPr>
        <w:object w:dxaOrig="220" w:dyaOrig="360" w14:anchorId="0A15C49F">
          <v:shape id="_x0000_i1124" type="#_x0000_t75" style="width:10.35pt;height:18.45pt" o:ole="">
            <v:imagedata r:id="rId199" o:title=""/>
          </v:shape>
          <o:OLEObject Type="Embed" ProgID="Equation.DSMT4" ShapeID="_x0000_i1124" DrawAspect="Content" ObjectID="_1624529942" r:id="rId200"/>
        </w:object>
      </w:r>
      <w:r w:rsidR="001C464F">
        <w:rPr>
          <w:rFonts w:ascii="Times New Roman" w:eastAsia="宋体" w:hAnsi="Times New Roman" w:cs="Times New Roman" w:hint="eastAsia"/>
          <w:kern w:val="0"/>
          <w:sz w:val="24"/>
          <w:szCs w:val="24"/>
        </w:rPr>
        <w:t>不在任务集</w:t>
      </w:r>
      <w:r w:rsidR="001C464F" w:rsidRPr="001C464F">
        <w:rPr>
          <w:rFonts w:ascii="Times New Roman" w:eastAsia="宋体" w:hAnsi="Times New Roman" w:cs="Times New Roman"/>
          <w:kern w:val="0"/>
          <w:position w:val="-14"/>
          <w:sz w:val="24"/>
          <w:szCs w:val="24"/>
        </w:rPr>
        <w:object w:dxaOrig="300" w:dyaOrig="400" w14:anchorId="0024C894">
          <v:shape id="_x0000_i1125" type="#_x0000_t75" style="width:15pt;height:20.15pt" o:ole="">
            <v:imagedata r:id="rId201" o:title=""/>
          </v:shape>
          <o:OLEObject Type="Embed" ProgID="Equation.DSMT4" ShapeID="_x0000_i1125" DrawAspect="Content" ObjectID="_1624529943" r:id="rId202"/>
        </w:object>
      </w:r>
      <w:r w:rsidR="001C464F">
        <w:rPr>
          <w:rFonts w:ascii="Times New Roman" w:eastAsia="宋体" w:hAnsi="Times New Roman" w:cs="Times New Roman" w:hint="eastAsia"/>
          <w:kern w:val="0"/>
          <w:sz w:val="24"/>
          <w:szCs w:val="24"/>
        </w:rPr>
        <w:t>中。</w:t>
      </w:r>
    </w:p>
    <w:p w14:paraId="7889167A" w14:textId="77777777" w:rsidR="00CB41D0" w:rsidRDefault="00374166" w:rsidP="00074519">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提出一种基于冲突风险评估的冲突度计算方法，</w:t>
      </w:r>
      <w:r w:rsidR="00936F33">
        <w:rPr>
          <w:rFonts w:ascii="Times New Roman" w:eastAsia="宋体" w:hAnsi="Times New Roman" w:cs="Times New Roman" w:hint="eastAsia"/>
          <w:kern w:val="0"/>
          <w:sz w:val="24"/>
          <w:szCs w:val="24"/>
        </w:rPr>
        <w:t>对于未调度任务</w:t>
      </w:r>
      <w:r w:rsidR="00AE50DF" w:rsidRPr="00936F33">
        <w:rPr>
          <w:rFonts w:ascii="Times New Roman" w:eastAsia="宋体" w:hAnsi="Times New Roman" w:cs="Times New Roman"/>
          <w:kern w:val="0"/>
          <w:position w:val="-12"/>
          <w:sz w:val="24"/>
          <w:szCs w:val="24"/>
        </w:rPr>
        <w:object w:dxaOrig="180" w:dyaOrig="360" w14:anchorId="1E2F8DD0">
          <v:shape id="_x0000_i1126" type="#_x0000_t75" style="width:9.2pt;height:18.45pt" o:ole="">
            <v:imagedata r:id="rId203" o:title=""/>
          </v:shape>
          <o:OLEObject Type="Embed" ProgID="Equation.DSMT4" ShapeID="_x0000_i1126" DrawAspect="Content" ObjectID="_1624529944" r:id="rId204"/>
        </w:object>
      </w:r>
      <w:r w:rsidR="00936F33">
        <w:rPr>
          <w:rFonts w:ascii="Times New Roman" w:eastAsia="宋体" w:hAnsi="Times New Roman" w:cs="Times New Roman" w:hint="eastAsia"/>
          <w:kern w:val="0"/>
          <w:sz w:val="24"/>
          <w:szCs w:val="24"/>
        </w:rPr>
        <w:t>，在观测机会</w:t>
      </w:r>
      <w:r w:rsidR="00936F33" w:rsidRPr="00A10E98">
        <w:rPr>
          <w:rFonts w:ascii="Times New Roman" w:eastAsia="宋体" w:hAnsi="Times New Roman" w:cs="Times New Roman"/>
          <w:kern w:val="0"/>
          <w:position w:val="-14"/>
          <w:sz w:val="24"/>
          <w:szCs w:val="24"/>
        </w:rPr>
        <w:object w:dxaOrig="279" w:dyaOrig="400" w14:anchorId="2160394F">
          <v:shape id="_x0000_i1127" type="#_x0000_t75" style="width:14.4pt;height:20.15pt" o:ole="">
            <v:imagedata r:id="rId189" o:title=""/>
          </v:shape>
          <o:OLEObject Type="Embed" ProgID="Equation.DSMT4" ShapeID="_x0000_i1127" DrawAspect="Content" ObjectID="_1624529945" r:id="rId205"/>
        </w:object>
      </w:r>
      <w:r w:rsidR="00936F33">
        <w:rPr>
          <w:rFonts w:ascii="Times New Roman" w:eastAsia="宋体" w:hAnsi="Times New Roman" w:cs="Times New Roman" w:hint="eastAsia"/>
          <w:kern w:val="0"/>
          <w:sz w:val="24"/>
          <w:szCs w:val="24"/>
        </w:rPr>
        <w:t>上，与任务集</w:t>
      </w:r>
      <w:r w:rsidR="00936F33" w:rsidRPr="00936F33">
        <w:rPr>
          <w:rFonts w:ascii="Times New Roman" w:eastAsia="宋体" w:hAnsi="Times New Roman" w:cs="Times New Roman"/>
          <w:kern w:val="0"/>
          <w:position w:val="-14"/>
          <w:sz w:val="24"/>
          <w:szCs w:val="24"/>
        </w:rPr>
        <w:object w:dxaOrig="300" w:dyaOrig="400" w14:anchorId="03835E46">
          <v:shape id="_x0000_i1128" type="#_x0000_t75" style="width:15pt;height:20.15pt" o:ole="">
            <v:imagedata r:id="rId206" o:title=""/>
          </v:shape>
          <o:OLEObject Type="Embed" ProgID="Equation.DSMT4" ShapeID="_x0000_i1128" DrawAspect="Content" ObjectID="_1624529946" r:id="rId207"/>
        </w:object>
      </w:r>
      <w:r w:rsidR="002F1CF6">
        <w:rPr>
          <w:rFonts w:ascii="Times New Roman" w:eastAsia="宋体" w:hAnsi="Times New Roman" w:cs="Times New Roman" w:hint="eastAsia"/>
          <w:kern w:val="0"/>
          <w:sz w:val="24"/>
          <w:szCs w:val="24"/>
        </w:rPr>
        <w:t>中的任务都存在发生冲突的可能性，因此对冲突可能性进行量化，并结合任务的权重，可以得到待分配任务分配到观测资源的冲突度。</w:t>
      </w:r>
      <w:r w:rsidR="00936F33">
        <w:rPr>
          <w:rFonts w:ascii="Times New Roman" w:eastAsia="宋体" w:hAnsi="Times New Roman" w:cs="Times New Roman" w:hint="eastAsia"/>
          <w:kern w:val="0"/>
          <w:sz w:val="24"/>
          <w:szCs w:val="24"/>
        </w:rPr>
        <w:t>设任务</w:t>
      </w:r>
      <w:r w:rsidR="00AE50DF" w:rsidRPr="00936F33">
        <w:rPr>
          <w:rFonts w:ascii="Times New Roman" w:eastAsia="宋体" w:hAnsi="Times New Roman" w:cs="Times New Roman"/>
          <w:kern w:val="0"/>
          <w:position w:val="-12"/>
          <w:sz w:val="24"/>
          <w:szCs w:val="24"/>
        </w:rPr>
        <w:object w:dxaOrig="180" w:dyaOrig="360" w14:anchorId="61C45D59">
          <v:shape id="_x0000_i1129" type="#_x0000_t75" style="width:9.2pt;height:18.45pt" o:ole="">
            <v:imagedata r:id="rId208" o:title=""/>
          </v:shape>
          <o:OLEObject Type="Embed" ProgID="Equation.DSMT4" ShapeID="_x0000_i1129" DrawAspect="Content" ObjectID="_1624529947" r:id="rId209"/>
        </w:object>
      </w:r>
      <w:r w:rsidR="0031485A">
        <w:rPr>
          <w:rFonts w:ascii="Times New Roman" w:eastAsia="宋体" w:hAnsi="Times New Roman" w:cs="Times New Roman" w:hint="eastAsia"/>
          <w:kern w:val="0"/>
          <w:sz w:val="24"/>
          <w:szCs w:val="24"/>
        </w:rPr>
        <w:t>插入到观测机会</w:t>
      </w:r>
      <w:r w:rsidR="0031485A" w:rsidRPr="00A10E98">
        <w:rPr>
          <w:rFonts w:ascii="Times New Roman" w:eastAsia="宋体" w:hAnsi="Times New Roman" w:cs="Times New Roman"/>
          <w:kern w:val="0"/>
          <w:position w:val="-14"/>
          <w:sz w:val="24"/>
          <w:szCs w:val="24"/>
        </w:rPr>
        <w:object w:dxaOrig="279" w:dyaOrig="400" w14:anchorId="453E08D5">
          <v:shape id="_x0000_i1130" type="#_x0000_t75" style="width:14.4pt;height:20.15pt" o:ole="">
            <v:imagedata r:id="rId189" o:title=""/>
          </v:shape>
          <o:OLEObject Type="Embed" ProgID="Equation.DSMT4" ShapeID="_x0000_i1130" DrawAspect="Content" ObjectID="_1624529948" r:id="rId210"/>
        </w:object>
      </w:r>
      <w:r w:rsidR="00936F33">
        <w:rPr>
          <w:rFonts w:ascii="Times New Roman" w:eastAsia="宋体" w:hAnsi="Times New Roman" w:cs="Times New Roman" w:hint="eastAsia"/>
          <w:kern w:val="0"/>
          <w:sz w:val="24"/>
          <w:szCs w:val="24"/>
        </w:rPr>
        <w:t>与任务</w:t>
      </w:r>
      <w:r w:rsidR="00AE50DF" w:rsidRPr="00936F33">
        <w:rPr>
          <w:rFonts w:ascii="Times New Roman" w:eastAsia="宋体" w:hAnsi="Times New Roman" w:cs="Times New Roman"/>
          <w:kern w:val="0"/>
          <w:position w:val="-14"/>
          <w:sz w:val="24"/>
          <w:szCs w:val="24"/>
        </w:rPr>
        <w:object w:dxaOrig="220" w:dyaOrig="380" w14:anchorId="77E5A3A0">
          <v:shape id="_x0000_i1131" type="#_x0000_t75" style="width:10.35pt;height:19pt" o:ole="">
            <v:imagedata r:id="rId211" o:title=""/>
          </v:shape>
          <o:OLEObject Type="Embed" ProgID="Equation.DSMT4" ShapeID="_x0000_i1131" DrawAspect="Content" ObjectID="_1624529949" r:id="rId212"/>
        </w:object>
      </w:r>
      <w:r w:rsidR="00936F33">
        <w:rPr>
          <w:rFonts w:ascii="Times New Roman" w:eastAsia="宋体" w:hAnsi="Times New Roman" w:cs="Times New Roman" w:hint="eastAsia"/>
          <w:kern w:val="0"/>
          <w:sz w:val="24"/>
          <w:szCs w:val="24"/>
        </w:rPr>
        <w:t>发生冲突的可能性为</w:t>
      </w:r>
      <w:r w:rsidR="00192EA9" w:rsidRPr="00936F33">
        <w:rPr>
          <w:rFonts w:ascii="Times New Roman" w:eastAsia="宋体" w:hAnsi="Times New Roman" w:cs="Times New Roman"/>
          <w:kern w:val="0"/>
          <w:position w:val="-14"/>
          <w:sz w:val="24"/>
          <w:szCs w:val="24"/>
        </w:rPr>
        <w:object w:dxaOrig="300" w:dyaOrig="400" w14:anchorId="3FC31F92">
          <v:shape id="_x0000_i1132" type="#_x0000_t75" style="width:15pt;height:20.15pt" o:ole="">
            <v:imagedata r:id="rId213" o:title=""/>
          </v:shape>
          <o:OLEObject Type="Embed" ProgID="Equation.DSMT4" ShapeID="_x0000_i1132" DrawAspect="Content" ObjectID="_1624529950" r:id="rId214"/>
        </w:object>
      </w:r>
      <w:r w:rsidR="00936F33">
        <w:rPr>
          <w:rFonts w:ascii="Times New Roman" w:eastAsia="宋体" w:hAnsi="Times New Roman" w:cs="Times New Roman" w:hint="eastAsia"/>
          <w:kern w:val="0"/>
          <w:sz w:val="24"/>
          <w:szCs w:val="24"/>
        </w:rPr>
        <w:t>，</w:t>
      </w:r>
      <w:r w:rsidR="00AB5E89">
        <w:rPr>
          <w:rFonts w:ascii="Times New Roman" w:eastAsia="宋体" w:hAnsi="Times New Roman" w:cs="Times New Roman" w:hint="eastAsia"/>
          <w:kern w:val="0"/>
          <w:sz w:val="24"/>
          <w:szCs w:val="24"/>
        </w:rPr>
        <w:t>则任务</w:t>
      </w:r>
      <w:r w:rsidR="00AE50DF" w:rsidRPr="00936F33">
        <w:rPr>
          <w:rFonts w:ascii="Times New Roman" w:eastAsia="宋体" w:hAnsi="Times New Roman" w:cs="Times New Roman"/>
          <w:kern w:val="0"/>
          <w:position w:val="-12"/>
          <w:sz w:val="24"/>
          <w:szCs w:val="24"/>
        </w:rPr>
        <w:object w:dxaOrig="180" w:dyaOrig="360" w14:anchorId="3B9EF3FD">
          <v:shape id="_x0000_i1133" type="#_x0000_t75" style="width:9.2pt;height:18.45pt" o:ole="">
            <v:imagedata r:id="rId215" o:title=""/>
          </v:shape>
          <o:OLEObject Type="Embed" ProgID="Equation.DSMT4" ShapeID="_x0000_i1133" DrawAspect="Content" ObjectID="_1624529951" r:id="rId216"/>
        </w:object>
      </w:r>
      <w:r w:rsidR="00AB5E89">
        <w:rPr>
          <w:rFonts w:ascii="Times New Roman" w:eastAsia="宋体" w:hAnsi="Times New Roman" w:cs="Times New Roman" w:hint="eastAsia"/>
          <w:kern w:val="0"/>
          <w:sz w:val="24"/>
          <w:szCs w:val="24"/>
        </w:rPr>
        <w:t>在观测资源</w:t>
      </w:r>
      <w:r w:rsidR="00AB5E89" w:rsidRPr="00192EA9">
        <w:rPr>
          <w:rFonts w:ascii="Times New Roman" w:eastAsia="宋体" w:hAnsi="Times New Roman" w:cs="Times New Roman" w:hint="eastAsia"/>
          <w:i/>
          <w:kern w:val="0"/>
          <w:sz w:val="24"/>
          <w:szCs w:val="24"/>
        </w:rPr>
        <w:t>j</w:t>
      </w:r>
      <w:r w:rsidR="00AB5E89">
        <w:rPr>
          <w:rFonts w:ascii="Times New Roman" w:eastAsia="宋体" w:hAnsi="Times New Roman" w:cs="Times New Roman" w:hint="eastAsia"/>
          <w:kern w:val="0"/>
          <w:sz w:val="24"/>
          <w:szCs w:val="24"/>
        </w:rPr>
        <w:t>上的冲突度为</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E4DB2" w14:paraId="21885684" w14:textId="77777777" w:rsidTr="007E19CA">
        <w:tc>
          <w:tcPr>
            <w:tcW w:w="2765" w:type="dxa"/>
          </w:tcPr>
          <w:p w14:paraId="3E3046AC" w14:textId="77777777" w:rsidR="00AE4DB2" w:rsidRDefault="00AE4DB2" w:rsidP="00AE4DB2">
            <w:pPr>
              <w:widowControl/>
              <w:spacing w:line="360" w:lineRule="auto"/>
              <w:jc w:val="left"/>
              <w:rPr>
                <w:rFonts w:ascii="Times New Roman" w:hAnsi="Times New Roman"/>
                <w:kern w:val="0"/>
                <w:sz w:val="24"/>
                <w:szCs w:val="24"/>
              </w:rPr>
            </w:pPr>
          </w:p>
        </w:tc>
        <w:tc>
          <w:tcPr>
            <w:tcW w:w="2765" w:type="dxa"/>
            <w:vAlign w:val="center"/>
          </w:tcPr>
          <w:p w14:paraId="5D14142B" w14:textId="77777777" w:rsidR="00AE4DB2" w:rsidRDefault="00AE4DB2" w:rsidP="00AE4DB2">
            <w:pPr>
              <w:widowControl/>
              <w:spacing w:line="360" w:lineRule="auto"/>
              <w:jc w:val="center"/>
              <w:rPr>
                <w:rFonts w:ascii="Times New Roman" w:hAnsi="Times New Roman"/>
                <w:kern w:val="0"/>
                <w:sz w:val="24"/>
                <w:szCs w:val="24"/>
              </w:rPr>
            </w:pPr>
            <w:r w:rsidRPr="00E70D7D">
              <w:rPr>
                <w:rFonts w:ascii="Times New Roman" w:eastAsiaTheme="minorEastAsia" w:hAnsi="Times New Roman" w:cstheme="minorBidi"/>
                <w:kern w:val="0"/>
                <w:position w:val="-30"/>
                <w:sz w:val="24"/>
                <w:szCs w:val="24"/>
              </w:rPr>
              <w:object w:dxaOrig="1700" w:dyaOrig="740" w14:anchorId="5C03037B">
                <v:shape id="_x0000_i1134" type="#_x0000_t75" style="width:84.1pt;height:36.3pt" o:ole="">
                  <v:imagedata r:id="rId217" o:title=""/>
                </v:shape>
                <o:OLEObject Type="Embed" ProgID="Equation.DSMT4" ShapeID="_x0000_i1134" DrawAspect="Content" ObjectID="_1624529952" r:id="rId218"/>
              </w:object>
            </w:r>
          </w:p>
        </w:tc>
        <w:tc>
          <w:tcPr>
            <w:tcW w:w="2766" w:type="dxa"/>
            <w:vAlign w:val="center"/>
          </w:tcPr>
          <w:p w14:paraId="66568DBC"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8</w:t>
            </w:r>
            <w:r>
              <w:rPr>
                <w:rFonts w:ascii="Times New Roman" w:hAnsi="Times New Roman" w:hint="eastAsia"/>
                <w:kern w:val="0"/>
                <w:sz w:val="24"/>
                <w:szCs w:val="24"/>
              </w:rPr>
              <w:t>）</w:t>
            </w:r>
          </w:p>
        </w:tc>
      </w:tr>
    </w:tbl>
    <w:p w14:paraId="066BCB0A" w14:textId="77777777" w:rsidR="00E70D7D" w:rsidRDefault="00192EA9" w:rsidP="00192EA9">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 A</w:t>
      </w:r>
      <w:r>
        <w:rPr>
          <w:rFonts w:ascii="Times New Roman" w:eastAsia="宋体" w:hAnsi="Times New Roman" w:cs="Times New Roman" w:hint="eastAsia"/>
          <w:kern w:val="0"/>
          <w:sz w:val="24"/>
          <w:szCs w:val="24"/>
        </w:rPr>
        <w:t>gent</w:t>
      </w:r>
      <w:r>
        <w:rPr>
          <w:rFonts w:ascii="Times New Roman" w:eastAsia="宋体" w:hAnsi="Times New Roman" w:cs="Times New Roman" w:hint="eastAsia"/>
          <w:kern w:val="0"/>
          <w:sz w:val="24"/>
          <w:szCs w:val="24"/>
        </w:rPr>
        <w:t>来说，由于能力和时间窗的限制，任务之间可能发生两种冲突，一种是必然冲突，一种是可能冲突。必然冲突指的是两个任务必然会发生冲突，分为最大飞行距离冲突和任务截止期冲突。可能冲突指的是两个任务可能会发生冲突，导致</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不能同时完成这两个任务。</w:t>
      </w:r>
    </w:p>
    <w:p w14:paraId="7059043D" w14:textId="77777777" w:rsidR="00192EA9" w:rsidRDefault="00292DBB" w:rsidP="008047E4">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最大飞行距离冲突：假设</w:t>
      </w:r>
      <w:r w:rsidRPr="008047E4">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表示与观测机会</w:t>
      </w:r>
      <w:r w:rsidRPr="00A10E98">
        <w:rPr>
          <w:rFonts w:ascii="Times New Roman" w:eastAsia="宋体" w:hAnsi="Times New Roman" w:cs="Times New Roman"/>
          <w:kern w:val="0"/>
          <w:position w:val="-14"/>
          <w:sz w:val="24"/>
          <w:szCs w:val="24"/>
        </w:rPr>
        <w:object w:dxaOrig="279" w:dyaOrig="400" w14:anchorId="7AA965F7">
          <v:shape id="_x0000_i1135" type="#_x0000_t75" style="width:14.4pt;height:20.15pt" o:ole="">
            <v:imagedata r:id="rId189" o:title=""/>
          </v:shape>
          <o:OLEObject Type="Embed" ProgID="Equation.DSMT4" ShapeID="_x0000_i1135" DrawAspect="Content" ObjectID="_1624529953" r:id="rId219"/>
        </w:objec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w:t>
      </w:r>
      <w:r w:rsidRPr="00292DBB">
        <w:rPr>
          <w:rFonts w:ascii="Times New Roman" w:eastAsia="宋体" w:hAnsi="Times New Roman" w:cs="Times New Roman"/>
          <w:kern w:val="0"/>
          <w:position w:val="-12"/>
          <w:sz w:val="24"/>
          <w:szCs w:val="24"/>
        </w:rPr>
        <w:object w:dxaOrig="320" w:dyaOrig="360" w14:anchorId="4FB99E3B">
          <v:shape id="_x0000_i1136" type="#_x0000_t75" style="width:15.55pt;height:18.45pt" o:ole="">
            <v:imagedata r:id="rId220" o:title=""/>
          </v:shape>
          <o:OLEObject Type="Embed" ProgID="Equation.DSMT4" ShapeID="_x0000_i1136" DrawAspect="Content" ObjectID="_1624529954" r:id="rId221"/>
        </w:object>
      </w:r>
      <w:r>
        <w:rPr>
          <w:rFonts w:ascii="Times New Roman" w:eastAsia="宋体" w:hAnsi="Times New Roman" w:cs="Times New Roman" w:hint="eastAsia"/>
          <w:kern w:val="0"/>
          <w:sz w:val="24"/>
          <w:szCs w:val="24"/>
        </w:rPr>
        <w:t>、</w:t>
      </w:r>
      <w:r w:rsidRPr="00292DBB">
        <w:rPr>
          <w:rFonts w:ascii="Times New Roman" w:eastAsia="宋体" w:hAnsi="Times New Roman" w:cs="Times New Roman"/>
          <w:kern w:val="0"/>
          <w:position w:val="-14"/>
          <w:sz w:val="24"/>
          <w:szCs w:val="24"/>
        </w:rPr>
        <w:object w:dxaOrig="340" w:dyaOrig="380" w14:anchorId="1EF80DAF">
          <v:shape id="_x0000_i1137" type="#_x0000_t75" style="width:17.85pt;height:19pt" o:ole="">
            <v:imagedata r:id="rId222" o:title=""/>
          </v:shape>
          <o:OLEObject Type="Embed" ProgID="Equation.DSMT4" ShapeID="_x0000_i1137" DrawAspect="Content" ObjectID="_1624529955" r:id="rId223"/>
        </w:object>
      </w:r>
      <w:r>
        <w:rPr>
          <w:rFonts w:ascii="Times New Roman" w:eastAsia="宋体" w:hAnsi="Times New Roman" w:cs="Times New Roman" w:hint="eastAsia"/>
          <w:kern w:val="0"/>
          <w:sz w:val="24"/>
          <w:szCs w:val="24"/>
        </w:rPr>
        <w:t>和</w:t>
      </w:r>
      <w:r w:rsidRPr="00292DBB">
        <w:rPr>
          <w:rFonts w:ascii="Times New Roman" w:eastAsia="宋体" w:hAnsi="Times New Roman" w:cs="Times New Roman"/>
          <w:kern w:val="0"/>
          <w:position w:val="-14"/>
          <w:sz w:val="24"/>
          <w:szCs w:val="24"/>
        </w:rPr>
        <w:object w:dxaOrig="320" w:dyaOrig="380" w14:anchorId="2D31BAA8">
          <v:shape id="_x0000_i1138" type="#_x0000_t75" style="width:15.55pt;height:19pt" o:ole="">
            <v:imagedata r:id="rId224" o:title=""/>
          </v:shape>
          <o:OLEObject Type="Embed" ProgID="Equation.DSMT4" ShapeID="_x0000_i1138" DrawAspect="Content" ObjectID="_1624529956" r:id="rId225"/>
        </w:object>
      </w:r>
      <w:r>
        <w:rPr>
          <w:rFonts w:ascii="Times New Roman" w:eastAsia="宋体" w:hAnsi="Times New Roman" w:cs="Times New Roman" w:hint="eastAsia"/>
          <w:kern w:val="0"/>
          <w:sz w:val="24"/>
          <w:szCs w:val="24"/>
        </w:rPr>
        <w:t>分别表示任务</w:t>
      </w:r>
      <w:r w:rsidR="00F90BA7" w:rsidRPr="00292DBB">
        <w:rPr>
          <w:rFonts w:ascii="Times New Roman" w:eastAsia="宋体" w:hAnsi="Times New Roman" w:cs="Times New Roman"/>
          <w:kern w:val="0"/>
          <w:position w:val="-12"/>
          <w:sz w:val="24"/>
          <w:szCs w:val="24"/>
        </w:rPr>
        <w:object w:dxaOrig="180" w:dyaOrig="360" w14:anchorId="67D28ED4">
          <v:shape id="_x0000_i1139" type="#_x0000_t75" style="width:9.2pt;height:18.45pt" o:ole="">
            <v:imagedata r:id="rId226" o:title=""/>
          </v:shape>
          <o:OLEObject Type="Embed" ProgID="Equation.DSMT4" ShapeID="_x0000_i1139" DrawAspect="Content" ObjectID="_1624529957" r:id="rId227"/>
        </w:object>
      </w:r>
      <w:r w:rsidR="008047E4">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任务</w:t>
      </w:r>
      <w:r w:rsidR="00F90BA7" w:rsidRPr="00292DBB">
        <w:rPr>
          <w:rFonts w:ascii="Times New Roman" w:eastAsia="宋体" w:hAnsi="Times New Roman" w:cs="Times New Roman"/>
          <w:kern w:val="0"/>
          <w:position w:val="-14"/>
          <w:sz w:val="24"/>
          <w:szCs w:val="24"/>
        </w:rPr>
        <w:object w:dxaOrig="220" w:dyaOrig="380" w14:anchorId="13BE4604">
          <v:shape id="_x0000_i1140" type="#_x0000_t75" style="width:10.35pt;height:19pt" o:ole="">
            <v:imagedata r:id="rId228" o:title=""/>
          </v:shape>
          <o:OLEObject Type="Embed" ProgID="Equation.DSMT4" ShapeID="_x0000_i1140" DrawAspect="Content" ObjectID="_1624529958" r:id="rId229"/>
        </w:objec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CE66E8">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基地以及任务</w:t>
      </w:r>
      <w:r w:rsidR="00F90BA7" w:rsidRPr="00292DBB">
        <w:rPr>
          <w:rFonts w:ascii="Times New Roman" w:eastAsia="宋体" w:hAnsi="Times New Roman" w:cs="Times New Roman"/>
          <w:kern w:val="0"/>
          <w:position w:val="-12"/>
          <w:sz w:val="24"/>
          <w:szCs w:val="24"/>
        </w:rPr>
        <w:object w:dxaOrig="180" w:dyaOrig="360" w14:anchorId="0590C99E">
          <v:shape id="_x0000_i1141" type="#_x0000_t75" style="width:9.2pt;height:18.45pt" o:ole="">
            <v:imagedata r:id="rId230" o:title=""/>
          </v:shape>
          <o:OLEObject Type="Embed" ProgID="Equation.DSMT4" ShapeID="_x0000_i1141" DrawAspect="Content" ObjectID="_1624529959" r:id="rId231"/>
        </w:object>
      </w:r>
      <w:r>
        <w:rPr>
          <w:rFonts w:ascii="Times New Roman" w:eastAsia="宋体" w:hAnsi="Times New Roman" w:cs="Times New Roman" w:hint="eastAsia"/>
          <w:kern w:val="0"/>
          <w:sz w:val="24"/>
          <w:szCs w:val="24"/>
        </w:rPr>
        <w:t>和任务</w:t>
      </w:r>
      <w:r w:rsidR="00F90BA7" w:rsidRPr="00292DBB">
        <w:rPr>
          <w:rFonts w:ascii="Times New Roman" w:eastAsia="宋体" w:hAnsi="Times New Roman" w:cs="Times New Roman"/>
          <w:kern w:val="0"/>
          <w:position w:val="-14"/>
          <w:sz w:val="24"/>
          <w:szCs w:val="24"/>
        </w:rPr>
        <w:object w:dxaOrig="220" w:dyaOrig="380" w14:anchorId="1E9374CA">
          <v:shape id="_x0000_i1142" type="#_x0000_t75" style="width:10.35pt;height:19pt" o:ole="">
            <v:imagedata r:id="rId232" o:title=""/>
          </v:shape>
          <o:OLEObject Type="Embed" ProgID="Equation.DSMT4" ShapeID="_x0000_i1142" DrawAspect="Content" ObjectID="_1624529960" r:id="rId233"/>
        </w:object>
      </w:r>
      <w:r>
        <w:rPr>
          <w:rFonts w:ascii="Times New Roman" w:eastAsia="宋体" w:hAnsi="Times New Roman" w:cs="Times New Roman" w:hint="eastAsia"/>
          <w:kern w:val="0"/>
          <w:sz w:val="24"/>
          <w:szCs w:val="24"/>
        </w:rPr>
        <w:t>之间的距离。</w:t>
      </w:r>
      <w:r w:rsidR="008047E4" w:rsidRPr="00292DBB">
        <w:rPr>
          <w:rFonts w:ascii="Times New Roman" w:eastAsia="宋体" w:hAnsi="Times New Roman" w:cs="Times New Roman"/>
          <w:kern w:val="0"/>
          <w:position w:val="-12"/>
          <w:sz w:val="24"/>
          <w:szCs w:val="24"/>
        </w:rPr>
        <w:object w:dxaOrig="320" w:dyaOrig="360" w14:anchorId="19F41A50">
          <v:shape id="_x0000_i1143" type="#_x0000_t75" style="width:15.55pt;height:18.45pt" o:ole="">
            <v:imagedata r:id="rId234" o:title=""/>
          </v:shape>
          <o:OLEObject Type="Embed" ProgID="Equation.DSMT4" ShapeID="_x0000_i1143" DrawAspect="Content" ObjectID="_1624529961" r:id="rId235"/>
        </w:object>
      </w:r>
      <w:r>
        <w:rPr>
          <w:rFonts w:ascii="Times New Roman" w:eastAsia="宋体" w:hAnsi="Times New Roman" w:cs="Times New Roman" w:hint="eastAsia"/>
          <w:kern w:val="0"/>
          <w:sz w:val="24"/>
          <w:szCs w:val="24"/>
        </w:rPr>
        <w:t>表示</w:t>
      </w:r>
      <w:r w:rsidRPr="008047E4">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的最大飞行距离。如果满足</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E4DB2" w14:paraId="57E6D2DA" w14:textId="77777777" w:rsidTr="007E19CA">
        <w:tc>
          <w:tcPr>
            <w:tcW w:w="2765" w:type="dxa"/>
          </w:tcPr>
          <w:p w14:paraId="22048E8D" w14:textId="77777777" w:rsidR="00AE4DB2" w:rsidRDefault="00AE4DB2" w:rsidP="00475F59">
            <w:pPr>
              <w:widowControl/>
              <w:spacing w:line="360" w:lineRule="auto"/>
              <w:jc w:val="left"/>
              <w:rPr>
                <w:rFonts w:ascii="Times New Roman" w:hAnsi="Times New Roman"/>
                <w:kern w:val="0"/>
                <w:sz w:val="24"/>
                <w:szCs w:val="24"/>
              </w:rPr>
            </w:pPr>
          </w:p>
        </w:tc>
        <w:tc>
          <w:tcPr>
            <w:tcW w:w="2765" w:type="dxa"/>
            <w:vAlign w:val="center"/>
          </w:tcPr>
          <w:p w14:paraId="23DD6A67" w14:textId="77777777" w:rsidR="00AE4DB2" w:rsidRDefault="00AE4DB2" w:rsidP="00AE4DB2">
            <w:pPr>
              <w:widowControl/>
              <w:spacing w:line="360" w:lineRule="auto"/>
              <w:jc w:val="center"/>
              <w:rPr>
                <w:rFonts w:ascii="Times New Roman" w:hAnsi="Times New Roman"/>
                <w:kern w:val="0"/>
                <w:sz w:val="24"/>
                <w:szCs w:val="24"/>
              </w:rPr>
            </w:pPr>
            <w:r w:rsidRPr="00292DBB">
              <w:rPr>
                <w:rFonts w:ascii="Times New Roman" w:eastAsiaTheme="minorEastAsia" w:hAnsi="Times New Roman" w:cstheme="minorBidi"/>
                <w:kern w:val="0"/>
                <w:position w:val="-14"/>
                <w:sz w:val="24"/>
                <w:szCs w:val="24"/>
              </w:rPr>
              <w:object w:dxaOrig="1900" w:dyaOrig="380" w14:anchorId="44A239FE">
                <v:shape id="_x0000_i1144" type="#_x0000_t75" style="width:95.6pt;height:19pt" o:ole="">
                  <v:imagedata r:id="rId236" o:title=""/>
                </v:shape>
                <o:OLEObject Type="Embed" ProgID="Equation.DSMT4" ShapeID="_x0000_i1144" DrawAspect="Content" ObjectID="_1624529962" r:id="rId237"/>
              </w:object>
            </w:r>
          </w:p>
        </w:tc>
        <w:tc>
          <w:tcPr>
            <w:tcW w:w="2766" w:type="dxa"/>
            <w:vAlign w:val="center"/>
          </w:tcPr>
          <w:p w14:paraId="0047A738"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9</w:t>
            </w:r>
            <w:r>
              <w:rPr>
                <w:rFonts w:ascii="Times New Roman" w:hAnsi="Times New Roman" w:hint="eastAsia"/>
                <w:kern w:val="0"/>
                <w:sz w:val="24"/>
                <w:szCs w:val="24"/>
              </w:rPr>
              <w:t>）</w:t>
            </w:r>
          </w:p>
        </w:tc>
      </w:tr>
    </w:tbl>
    <w:p w14:paraId="4D33E849" w14:textId="77777777" w:rsidR="00292DBB" w:rsidRDefault="008047E4" w:rsidP="008047E4">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则意味着</w:t>
      </w:r>
      <w:r w:rsidRPr="008047E4">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不能在一次飞行过程中不能同时完成任务</w:t>
      </w:r>
      <w:r w:rsidR="00AE50DF" w:rsidRPr="00292DBB">
        <w:rPr>
          <w:rFonts w:ascii="Times New Roman" w:eastAsia="宋体" w:hAnsi="Times New Roman" w:cs="Times New Roman"/>
          <w:kern w:val="0"/>
          <w:position w:val="-12"/>
          <w:sz w:val="24"/>
          <w:szCs w:val="24"/>
        </w:rPr>
        <w:object w:dxaOrig="180" w:dyaOrig="360" w14:anchorId="1E979154">
          <v:shape id="_x0000_i1145" type="#_x0000_t75" style="width:9.2pt;height:18.45pt" o:ole="">
            <v:imagedata r:id="rId238" o:title=""/>
          </v:shape>
          <o:OLEObject Type="Embed" ProgID="Equation.DSMT4" ShapeID="_x0000_i1145" DrawAspect="Content" ObjectID="_1624529963" r:id="rId239"/>
        </w:objec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w14:anchorId="37AF0501">
          <v:shape id="_x0000_i1146" type="#_x0000_t75" style="width:10.35pt;height:19pt" o:ole="">
            <v:imagedata r:id="rId240" o:title=""/>
          </v:shape>
          <o:OLEObject Type="Embed" ProgID="Equation.DSMT4" ShapeID="_x0000_i1146" DrawAspect="Content" ObjectID="_1624529964" r:id="rId241"/>
        </w:object>
      </w:r>
      <w:r>
        <w:rPr>
          <w:rFonts w:ascii="Times New Roman" w:eastAsia="宋体" w:hAnsi="Times New Roman" w:cs="Times New Roman" w:hint="eastAsia"/>
          <w:kern w:val="0"/>
          <w:sz w:val="24"/>
          <w:szCs w:val="24"/>
        </w:rPr>
        <w:t>，即任务</w:t>
      </w:r>
      <w:r w:rsidR="00AE50DF" w:rsidRPr="00292DBB">
        <w:rPr>
          <w:rFonts w:ascii="Times New Roman" w:eastAsia="宋体" w:hAnsi="Times New Roman" w:cs="Times New Roman"/>
          <w:kern w:val="0"/>
          <w:position w:val="-12"/>
          <w:sz w:val="24"/>
          <w:szCs w:val="24"/>
        </w:rPr>
        <w:object w:dxaOrig="180" w:dyaOrig="360" w14:anchorId="505FC7C3">
          <v:shape id="_x0000_i1147" type="#_x0000_t75" style="width:9.2pt;height:18.45pt" o:ole="">
            <v:imagedata r:id="rId242" o:title=""/>
          </v:shape>
          <o:OLEObject Type="Embed" ProgID="Equation.DSMT4" ShapeID="_x0000_i1147" DrawAspect="Content" ObjectID="_1624529965" r:id="rId243"/>
        </w:object>
      </w:r>
      <w:r>
        <w:rPr>
          <w:rFonts w:ascii="Times New Roman" w:eastAsia="宋体" w:hAnsi="Times New Roman" w:cs="Times New Roman" w:hint="eastAsia"/>
          <w:kern w:val="0"/>
          <w:sz w:val="24"/>
          <w:szCs w:val="24"/>
        </w:rPr>
        <w:t>和任务</w:t>
      </w:r>
      <w:r w:rsidR="00AE50DF" w:rsidRPr="00292DBB">
        <w:rPr>
          <w:rFonts w:ascii="Times New Roman" w:eastAsia="宋体" w:hAnsi="Times New Roman" w:cs="Times New Roman"/>
          <w:kern w:val="0"/>
          <w:position w:val="-14"/>
          <w:sz w:val="24"/>
          <w:szCs w:val="24"/>
        </w:rPr>
        <w:object w:dxaOrig="220" w:dyaOrig="380" w14:anchorId="057F59DD">
          <v:shape id="_x0000_i1148" type="#_x0000_t75" style="width:10.35pt;height:19pt" o:ole="">
            <v:imagedata r:id="rId244" o:title=""/>
          </v:shape>
          <o:OLEObject Type="Embed" ProgID="Equation.DSMT4" ShapeID="_x0000_i1148" DrawAspect="Content" ObjectID="_1624529966" r:id="rId245"/>
        </w:object>
      </w:r>
      <w:r>
        <w:rPr>
          <w:rFonts w:ascii="Times New Roman" w:eastAsia="宋体" w:hAnsi="Times New Roman" w:cs="Times New Roman" w:hint="eastAsia"/>
          <w:kern w:val="0"/>
          <w:sz w:val="24"/>
          <w:szCs w:val="24"/>
        </w:rPr>
        <w:t>发生冲突的可能性</w:t>
      </w:r>
      <w:r w:rsidR="002A0978" w:rsidRPr="008047E4">
        <w:rPr>
          <w:rFonts w:ascii="Times New Roman" w:eastAsia="宋体" w:hAnsi="Times New Roman" w:cs="Times New Roman"/>
          <w:kern w:val="0"/>
          <w:position w:val="-14"/>
          <w:sz w:val="24"/>
          <w:szCs w:val="24"/>
        </w:rPr>
        <w:object w:dxaOrig="700" w:dyaOrig="400" w14:anchorId="01A7147C">
          <v:shape id="_x0000_i1149" type="#_x0000_t75" style="width:35.15pt;height:20.15pt" o:ole="">
            <v:imagedata r:id="rId246" o:title=""/>
          </v:shape>
          <o:OLEObject Type="Embed" ProgID="Equation.DSMT4" ShapeID="_x0000_i1149" DrawAspect="Content" ObjectID="_1624529967" r:id="rId247"/>
        </w:object>
      </w:r>
      <w:r>
        <w:rPr>
          <w:rFonts w:ascii="Times New Roman" w:eastAsia="宋体" w:hAnsi="Times New Roman" w:cs="Times New Roman" w:hint="eastAsia"/>
          <w:kern w:val="0"/>
          <w:sz w:val="24"/>
          <w:szCs w:val="24"/>
        </w:rPr>
        <w:t>。</w:t>
      </w:r>
    </w:p>
    <w:p w14:paraId="5B6320BE" w14:textId="77777777" w:rsidR="008047E4" w:rsidRDefault="008047E4" w:rsidP="009F38A0">
      <w:pPr>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任务截止期冲突：</w:t>
      </w:r>
      <w:r w:rsidRPr="009F38A0">
        <w:rPr>
          <w:rFonts w:ascii="Times New Roman" w:eastAsia="宋体" w:hAnsi="Times New Roman" w:cs="Times New Roman" w:hint="eastAsia"/>
          <w:kern w:val="0"/>
          <w:sz w:val="24"/>
          <w:szCs w:val="24"/>
        </w:rPr>
        <w:t>由于任务具有时间窗的约束，如果先执行</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w14:anchorId="01C97812">
          <v:shape id="_x0000_i1150" type="#_x0000_t75" style="width:9.2pt;height:18.45pt" o:ole="">
            <v:imagedata r:id="rId248" o:title=""/>
          </v:shape>
          <o:OLEObject Type="Embed" ProgID="Equation.DSMT4" ShapeID="_x0000_i1150" DrawAspect="Content" ObjectID="_1624529968" r:id="rId249"/>
        </w:object>
      </w:r>
      <w:r w:rsidRPr="009F38A0">
        <w:rPr>
          <w:rFonts w:ascii="Times New Roman" w:eastAsia="宋体" w:hAnsi="Times New Roman" w:cs="Times New Roman" w:hint="eastAsia"/>
          <w:kern w:val="0"/>
          <w:sz w:val="24"/>
          <w:szCs w:val="24"/>
        </w:rPr>
        <w:t>，</w:t>
      </w:r>
      <w:r w:rsidR="00315E1D" w:rsidRPr="00315E1D">
        <w:rPr>
          <w:rFonts w:ascii="Times New Roman" w:eastAsia="宋体" w:hAnsi="Times New Roman" w:cs="Times New Roman"/>
          <w:i/>
          <w:kern w:val="0"/>
          <w:sz w:val="24"/>
          <w:szCs w:val="24"/>
        </w:rPr>
        <w:t>u</w:t>
      </w:r>
      <w:r w:rsidRPr="009F38A0">
        <w:rPr>
          <w:rFonts w:ascii="Times New Roman" w:eastAsia="宋体" w:hAnsi="Times New Roman" w:cs="Times New Roman" w:hint="eastAsia"/>
          <w:kern w:val="0"/>
          <w:sz w:val="24"/>
          <w:szCs w:val="24"/>
        </w:rPr>
        <w:t>在任务的最早开始时间，按</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w14:anchorId="291005A9">
          <v:shape id="_x0000_i1151" type="#_x0000_t75" style="width:9.2pt;height:18.45pt" o:ole="">
            <v:imagedata r:id="rId250" o:title=""/>
          </v:shape>
          <o:OLEObject Type="Embed" ProgID="Equation.DSMT4" ShapeID="_x0000_i1151" DrawAspect="Content" ObjectID="_1624529969" r:id="rId251"/>
        </w:object>
      </w:r>
      <w:r w:rsidRPr="009F38A0">
        <w:rPr>
          <w:rFonts w:ascii="Times New Roman" w:eastAsia="宋体" w:hAnsi="Times New Roman" w:cs="Times New Roman" w:hint="eastAsia"/>
          <w:kern w:val="0"/>
          <w:sz w:val="24"/>
          <w:szCs w:val="24"/>
        </w:rPr>
        <w:t>与</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w14:anchorId="66B5EF6E">
          <v:shape id="_x0000_i1152" type="#_x0000_t75" style="width:10.35pt;height:19pt" o:ole="">
            <v:imagedata r:id="rId252" o:title=""/>
          </v:shape>
          <o:OLEObject Type="Embed" ProgID="Equation.DSMT4" ShapeID="_x0000_i1152" DrawAspect="Content" ObjectID="_1624529970" r:id="rId253"/>
        </w:object>
      </w:r>
      <w:r w:rsidRPr="009F38A0">
        <w:rPr>
          <w:rFonts w:ascii="Times New Roman" w:eastAsia="宋体" w:hAnsi="Times New Roman" w:cs="Times New Roman" w:hint="eastAsia"/>
          <w:kern w:val="0"/>
          <w:sz w:val="24"/>
          <w:szCs w:val="24"/>
        </w:rPr>
        <w:t>之间的最短路线，以最大速度</w:t>
      </w:r>
      <w:r w:rsidR="00315E1D" w:rsidRPr="00315E1D">
        <w:rPr>
          <w:rFonts w:ascii="Times New Roman" w:eastAsia="宋体" w:hAnsi="Times New Roman" w:cs="Times New Roman"/>
          <w:kern w:val="0"/>
          <w:position w:val="-12"/>
          <w:sz w:val="24"/>
          <w:szCs w:val="24"/>
        </w:rPr>
        <w:object w:dxaOrig="260" w:dyaOrig="360" w14:anchorId="6CAF4801">
          <v:shape id="_x0000_i1153" type="#_x0000_t75" style="width:12.65pt;height:18.45pt" o:ole="">
            <v:imagedata r:id="rId254" o:title=""/>
          </v:shape>
          <o:OLEObject Type="Embed" ProgID="Equation.DSMT4" ShapeID="_x0000_i1153" DrawAspect="Content" ObjectID="_1624529971" r:id="rId255"/>
        </w:object>
      </w:r>
      <w:r w:rsidRPr="009F38A0">
        <w:rPr>
          <w:rFonts w:ascii="Times New Roman" w:eastAsia="宋体" w:hAnsi="Times New Roman" w:cs="Times New Roman" w:hint="eastAsia"/>
          <w:kern w:val="0"/>
          <w:sz w:val="24"/>
          <w:szCs w:val="24"/>
        </w:rPr>
        <w:t>飞到</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w14:anchorId="1B6A4C3F">
          <v:shape id="_x0000_i1154" type="#_x0000_t75" style="width:10.35pt;height:19pt" o:ole="">
            <v:imagedata r:id="rId256" o:title=""/>
          </v:shape>
          <o:OLEObject Type="Embed" ProgID="Equation.DSMT4" ShapeID="_x0000_i1154" DrawAspect="Content" ObjectID="_1624529972" r:id="rId257"/>
        </w:object>
      </w:r>
      <w:r w:rsidRPr="009F38A0">
        <w:rPr>
          <w:rFonts w:ascii="Times New Roman" w:eastAsia="宋体" w:hAnsi="Times New Roman" w:cs="Times New Roman" w:hint="eastAsia"/>
          <w:kern w:val="0"/>
          <w:sz w:val="24"/>
          <w:szCs w:val="24"/>
        </w:rPr>
        <w:t>位置的时刻超过任务的截止期，则视为必然冲突。如果满足</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4320"/>
        <w:gridCol w:w="2119"/>
      </w:tblGrid>
      <w:tr w:rsidR="00AE4DB2" w14:paraId="2ABAD6A8" w14:textId="77777777" w:rsidTr="007E19CA">
        <w:tc>
          <w:tcPr>
            <w:tcW w:w="2765" w:type="dxa"/>
          </w:tcPr>
          <w:p w14:paraId="04EC0C44" w14:textId="77777777" w:rsidR="00AE4DB2" w:rsidRDefault="00AE4DB2" w:rsidP="00475F59">
            <w:pPr>
              <w:widowControl/>
              <w:spacing w:line="360" w:lineRule="auto"/>
              <w:jc w:val="left"/>
              <w:rPr>
                <w:rFonts w:ascii="Times New Roman" w:hAnsi="Times New Roman"/>
                <w:kern w:val="0"/>
                <w:sz w:val="24"/>
                <w:szCs w:val="24"/>
              </w:rPr>
            </w:pPr>
          </w:p>
        </w:tc>
        <w:tc>
          <w:tcPr>
            <w:tcW w:w="2765" w:type="dxa"/>
            <w:vAlign w:val="center"/>
          </w:tcPr>
          <w:p w14:paraId="6E9F4E1D" w14:textId="77777777" w:rsidR="00AE4DB2" w:rsidRDefault="00AE4DB2" w:rsidP="00AE4DB2">
            <w:pPr>
              <w:widowControl/>
              <w:spacing w:line="360" w:lineRule="auto"/>
              <w:jc w:val="center"/>
              <w:rPr>
                <w:rFonts w:ascii="Times New Roman" w:hAnsi="Times New Roman"/>
                <w:kern w:val="0"/>
                <w:sz w:val="24"/>
                <w:szCs w:val="24"/>
              </w:rPr>
            </w:pPr>
            <w:r w:rsidRPr="00315E1D">
              <w:rPr>
                <w:rFonts w:ascii="Times New Roman" w:eastAsiaTheme="minorEastAsia" w:hAnsi="Times New Roman" w:cstheme="minorBidi"/>
                <w:kern w:val="0"/>
                <w:position w:val="-68"/>
                <w:sz w:val="24"/>
                <w:szCs w:val="24"/>
              </w:rPr>
              <w:object w:dxaOrig="4099" w:dyaOrig="1480" w14:anchorId="57FBC65B">
                <v:shape id="_x0000_i1155" type="#_x0000_t75" style="width:205.05pt;height:74.3pt" o:ole="">
                  <v:imagedata r:id="rId258" o:title=""/>
                </v:shape>
                <o:OLEObject Type="Embed" ProgID="Equation.DSMT4" ShapeID="_x0000_i1155" DrawAspect="Content" ObjectID="_1624529973" r:id="rId259"/>
              </w:object>
            </w:r>
          </w:p>
        </w:tc>
        <w:tc>
          <w:tcPr>
            <w:tcW w:w="2766" w:type="dxa"/>
            <w:vAlign w:val="center"/>
          </w:tcPr>
          <w:p w14:paraId="70849E53"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30</w:t>
            </w:r>
            <w:r>
              <w:rPr>
                <w:rFonts w:ascii="Times New Roman" w:hAnsi="Times New Roman" w:hint="eastAsia"/>
                <w:kern w:val="0"/>
                <w:sz w:val="24"/>
                <w:szCs w:val="24"/>
              </w:rPr>
              <w:t>）</w:t>
            </w:r>
          </w:p>
        </w:tc>
      </w:tr>
    </w:tbl>
    <w:p w14:paraId="5CC9B249" w14:textId="77777777" w:rsidR="002A0978" w:rsidRDefault="002A0978" w:rsidP="002A0978">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则意味着</w:t>
      </w:r>
      <w:r w:rsidR="004B5825">
        <w:rPr>
          <w:rFonts w:ascii="Times New Roman" w:eastAsia="宋体" w:hAnsi="Times New Roman" w:cs="Times New Roman" w:hint="eastAsia"/>
          <w:kern w:val="0"/>
          <w:sz w:val="24"/>
          <w:szCs w:val="24"/>
        </w:rPr>
        <w:t>在</w:t>
      </w:r>
      <w:r w:rsidR="004B5825">
        <w:rPr>
          <w:rFonts w:ascii="Times New Roman" w:eastAsia="宋体" w:hAnsi="Times New Roman" w:cs="Times New Roman" w:hint="eastAsia"/>
          <w:kern w:val="0"/>
          <w:sz w:val="24"/>
          <w:szCs w:val="24"/>
        </w:rPr>
        <w:t>U</w:t>
      </w:r>
      <w:r w:rsidR="004B5825">
        <w:rPr>
          <w:rFonts w:ascii="Times New Roman" w:eastAsia="宋体" w:hAnsi="Times New Roman" w:cs="Times New Roman"/>
          <w:kern w:val="0"/>
          <w:sz w:val="24"/>
          <w:szCs w:val="24"/>
        </w:rPr>
        <w:t xml:space="preserve">AV </w:t>
      </w:r>
      <w:r w:rsidR="004B5825" w:rsidRPr="002A0978">
        <w:rPr>
          <w:rFonts w:ascii="Times New Roman" w:eastAsia="宋体" w:hAnsi="Times New Roman" w:cs="Times New Roman" w:hint="eastAsia"/>
          <w:i/>
          <w:kern w:val="0"/>
          <w:sz w:val="24"/>
          <w:szCs w:val="24"/>
        </w:rPr>
        <w:t>u</w:t>
      </w:r>
      <w:r w:rsidR="004B5825" w:rsidRPr="004B5825">
        <w:rPr>
          <w:rFonts w:ascii="Times New Roman" w:eastAsia="宋体" w:hAnsi="Times New Roman" w:cs="Times New Roman" w:hint="eastAsia"/>
          <w:kern w:val="0"/>
          <w:sz w:val="24"/>
          <w:szCs w:val="24"/>
        </w:rPr>
        <w:t>下</w:t>
      </w:r>
      <w:r w:rsidR="004B5825">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w14:anchorId="70F5771C">
          <v:shape id="_x0000_i1156" type="#_x0000_t75" style="width:9.2pt;height:18.45pt" o:ole="">
            <v:imagedata r:id="rId260" o:title=""/>
          </v:shape>
          <o:OLEObject Type="Embed" ProgID="Equation.DSMT4" ShapeID="_x0000_i1156" DrawAspect="Content" ObjectID="_1624529974" r:id="rId261"/>
        </w:object>
      </w:r>
      <w:r>
        <w:rPr>
          <w:rFonts w:ascii="Times New Roman" w:eastAsia="宋体" w:hAnsi="Times New Roman" w:cs="Times New Roman" w:hint="eastAsia"/>
          <w:kern w:val="0"/>
          <w:sz w:val="24"/>
          <w:szCs w:val="24"/>
        </w:rPr>
        <w:t>和任务</w:t>
      </w:r>
      <w:r w:rsidR="00AE50DF" w:rsidRPr="00292DBB">
        <w:rPr>
          <w:rFonts w:ascii="Times New Roman" w:eastAsia="宋体" w:hAnsi="Times New Roman" w:cs="Times New Roman"/>
          <w:kern w:val="0"/>
          <w:position w:val="-14"/>
          <w:sz w:val="24"/>
          <w:szCs w:val="24"/>
        </w:rPr>
        <w:object w:dxaOrig="220" w:dyaOrig="380" w14:anchorId="13E75626">
          <v:shape id="_x0000_i1157" type="#_x0000_t75" style="width:10.35pt;height:19pt" o:ole="">
            <v:imagedata r:id="rId262" o:title=""/>
          </v:shape>
          <o:OLEObject Type="Embed" ProgID="Equation.DSMT4" ShapeID="_x0000_i1157" DrawAspect="Content" ObjectID="_1624529975" r:id="rId263"/>
        </w:object>
      </w:r>
      <w:r>
        <w:rPr>
          <w:rFonts w:ascii="Times New Roman" w:eastAsia="宋体" w:hAnsi="Times New Roman" w:cs="Times New Roman" w:hint="eastAsia"/>
          <w:kern w:val="0"/>
          <w:sz w:val="24"/>
          <w:szCs w:val="24"/>
        </w:rPr>
        <w:t>发生冲突的可能性</w:t>
      </w:r>
      <w:r w:rsidRPr="008047E4">
        <w:rPr>
          <w:rFonts w:ascii="Times New Roman" w:eastAsia="宋体" w:hAnsi="Times New Roman" w:cs="Times New Roman"/>
          <w:kern w:val="0"/>
          <w:position w:val="-14"/>
          <w:sz w:val="24"/>
          <w:szCs w:val="24"/>
        </w:rPr>
        <w:object w:dxaOrig="700" w:dyaOrig="400" w14:anchorId="2CE0B5B7">
          <v:shape id="_x0000_i1158" type="#_x0000_t75" style="width:35.15pt;height:20.15pt" o:ole="">
            <v:imagedata r:id="rId246" o:title=""/>
          </v:shape>
          <o:OLEObject Type="Embed" ProgID="Equation.DSMT4" ShapeID="_x0000_i1158" DrawAspect="Content" ObjectID="_1624529976" r:id="rId264"/>
        </w:object>
      </w:r>
      <w:r>
        <w:rPr>
          <w:rFonts w:ascii="Times New Roman" w:eastAsia="宋体" w:hAnsi="Times New Roman" w:cs="Times New Roman" w:hint="eastAsia"/>
          <w:kern w:val="0"/>
          <w:sz w:val="24"/>
          <w:szCs w:val="24"/>
        </w:rPr>
        <w:t>。</w:t>
      </w:r>
    </w:p>
    <w:p w14:paraId="40C990C2" w14:textId="77777777" w:rsidR="009D7BFF" w:rsidRDefault="00374166" w:rsidP="009D7BFF">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可能冲突：</w:t>
      </w:r>
      <w:r w:rsidR="00CB4C3B">
        <w:rPr>
          <w:rFonts w:ascii="Times New Roman" w:eastAsia="宋体" w:hAnsi="Times New Roman" w:cs="Times New Roman" w:hint="eastAsia"/>
          <w:kern w:val="0"/>
          <w:sz w:val="24"/>
          <w:szCs w:val="24"/>
        </w:rPr>
        <w:t>提出一种基于线性规划的思想计算两个任务</w:t>
      </w:r>
      <w:r w:rsidR="00AE50DF" w:rsidRPr="00292DBB">
        <w:rPr>
          <w:rFonts w:ascii="Times New Roman" w:eastAsia="宋体" w:hAnsi="Times New Roman" w:cs="Times New Roman"/>
          <w:kern w:val="0"/>
          <w:position w:val="-12"/>
          <w:sz w:val="24"/>
          <w:szCs w:val="24"/>
        </w:rPr>
        <w:object w:dxaOrig="180" w:dyaOrig="360" w14:anchorId="43A7F304">
          <v:shape id="_x0000_i1159" type="#_x0000_t75" style="width:9.2pt;height:18.45pt" o:ole="">
            <v:imagedata r:id="rId265" o:title=""/>
          </v:shape>
          <o:OLEObject Type="Embed" ProgID="Equation.DSMT4" ShapeID="_x0000_i1159" DrawAspect="Content" ObjectID="_1624529977" r:id="rId266"/>
        </w:object>
      </w:r>
      <w:r w:rsidR="00CB4C3B">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w14:anchorId="1D22A983">
          <v:shape id="_x0000_i1160" type="#_x0000_t75" style="width:10.35pt;height:19pt" o:ole="">
            <v:imagedata r:id="rId267" o:title=""/>
          </v:shape>
          <o:OLEObject Type="Embed" ProgID="Equation.DSMT4" ShapeID="_x0000_i1160" DrawAspect="Content" ObjectID="_1624529978" r:id="rId268"/>
        </w:object>
      </w:r>
      <w:r w:rsidR="00CB4C3B">
        <w:rPr>
          <w:rFonts w:ascii="Times New Roman" w:eastAsia="宋体" w:hAnsi="Times New Roman" w:cs="Times New Roman" w:hint="eastAsia"/>
          <w:kern w:val="0"/>
          <w:sz w:val="24"/>
          <w:szCs w:val="24"/>
        </w:rPr>
        <w:t>发生冲突的可能性大小。</w:t>
      </w:r>
      <w:r w:rsidR="00B72734">
        <w:rPr>
          <w:rFonts w:ascii="Times New Roman" w:eastAsia="宋体" w:hAnsi="Times New Roman" w:cs="Times New Roman" w:hint="eastAsia"/>
          <w:kern w:val="0"/>
          <w:sz w:val="24"/>
          <w:szCs w:val="24"/>
        </w:rPr>
        <w:t>对于任务</w:t>
      </w:r>
      <w:r w:rsidR="00AE50DF" w:rsidRPr="00292DBB">
        <w:rPr>
          <w:rFonts w:ascii="Times New Roman" w:eastAsia="宋体" w:hAnsi="Times New Roman" w:cs="Times New Roman"/>
          <w:kern w:val="0"/>
          <w:position w:val="-12"/>
          <w:sz w:val="24"/>
          <w:szCs w:val="24"/>
        </w:rPr>
        <w:object w:dxaOrig="180" w:dyaOrig="360" w14:anchorId="55CDBDE3">
          <v:shape id="_x0000_i1161" type="#_x0000_t75" style="width:9.2pt;height:18.45pt" o:ole="">
            <v:imagedata r:id="rId269" o:title=""/>
          </v:shape>
          <o:OLEObject Type="Embed" ProgID="Equation.DSMT4" ShapeID="_x0000_i1161" DrawAspect="Content" ObjectID="_1624529979" r:id="rId270"/>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w14:anchorId="50FA8940">
          <v:shape id="_x0000_i1162" type="#_x0000_t75" style="width:10.35pt;height:19pt" o:ole="">
            <v:imagedata r:id="rId271" o:title=""/>
          </v:shape>
          <o:OLEObject Type="Embed" ProgID="Equation.DSMT4" ShapeID="_x0000_i1162" DrawAspect="Content" ObjectID="_1624529980" r:id="rId272"/>
        </w:object>
      </w:r>
      <w:r w:rsidR="00B72734">
        <w:rPr>
          <w:rFonts w:ascii="Times New Roman" w:eastAsia="宋体" w:hAnsi="Times New Roman" w:cs="Times New Roman" w:hint="eastAsia"/>
          <w:kern w:val="0"/>
          <w:sz w:val="24"/>
          <w:szCs w:val="24"/>
        </w:rPr>
        <w:t>来说，如果既不满足最大飞行距离冲突，也不满足任务截止期冲突，那么任务</w:t>
      </w:r>
      <w:r w:rsidR="00AE50DF" w:rsidRPr="00292DBB">
        <w:rPr>
          <w:rFonts w:ascii="Times New Roman" w:eastAsia="宋体" w:hAnsi="Times New Roman" w:cs="Times New Roman"/>
          <w:kern w:val="0"/>
          <w:position w:val="-12"/>
          <w:sz w:val="24"/>
          <w:szCs w:val="24"/>
        </w:rPr>
        <w:object w:dxaOrig="180" w:dyaOrig="360" w14:anchorId="367049A5">
          <v:shape id="_x0000_i1163" type="#_x0000_t75" style="width:9.2pt;height:18.45pt" o:ole="">
            <v:imagedata r:id="rId273" o:title=""/>
          </v:shape>
          <o:OLEObject Type="Embed" ProgID="Equation.DSMT4" ShapeID="_x0000_i1163" DrawAspect="Content" ObjectID="_1624529981" r:id="rId274"/>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w14:anchorId="0CC62047">
          <v:shape id="_x0000_i1164" type="#_x0000_t75" style="width:10.35pt;height:19pt" o:ole="">
            <v:imagedata r:id="rId275" o:title=""/>
          </v:shape>
          <o:OLEObject Type="Embed" ProgID="Equation.DSMT4" ShapeID="_x0000_i1164" DrawAspect="Content" ObjectID="_1624529982" r:id="rId276"/>
        </w:object>
      </w:r>
      <w:r w:rsidR="00B72734">
        <w:rPr>
          <w:rFonts w:ascii="Times New Roman" w:eastAsia="宋体" w:hAnsi="Times New Roman" w:cs="Times New Roman" w:hint="eastAsia"/>
          <w:kern w:val="0"/>
          <w:sz w:val="24"/>
          <w:szCs w:val="24"/>
        </w:rPr>
        <w:t>的冲突形式必然属于可能冲突。可能冲突指的是两个任务可能会发生冲突，也可能不发生冲突，它是以一定的概率形式而存在。假设</w:t>
      </w:r>
      <w:r w:rsidR="00B72734" w:rsidRPr="00B72734">
        <w:rPr>
          <w:rFonts w:ascii="Times New Roman" w:eastAsia="宋体" w:hAnsi="Times New Roman" w:cs="Times New Roman"/>
          <w:kern w:val="0"/>
          <w:position w:val="-16"/>
          <w:sz w:val="24"/>
          <w:szCs w:val="24"/>
        </w:rPr>
        <w:object w:dxaOrig="1219" w:dyaOrig="440" w14:anchorId="27D0F566">
          <v:shape id="_x0000_i1165" type="#_x0000_t75" style="width:61.65pt;height:21.9pt" o:ole="">
            <v:imagedata r:id="rId277" o:title=""/>
          </v:shape>
          <o:OLEObject Type="Embed" ProgID="Equation.DSMT4" ShapeID="_x0000_i1165" DrawAspect="Content" ObjectID="_1624529983" r:id="rId278"/>
        </w:object>
      </w:r>
      <w:r w:rsidR="00B72734">
        <w:rPr>
          <w:rFonts w:ascii="Times New Roman" w:eastAsia="宋体" w:hAnsi="Times New Roman" w:cs="Times New Roman" w:hint="eastAsia"/>
          <w:kern w:val="0"/>
          <w:sz w:val="24"/>
          <w:szCs w:val="24"/>
        </w:rPr>
        <w:t>、</w:t>
      </w:r>
      <w:r w:rsidR="00B72734" w:rsidRPr="00B72734">
        <w:rPr>
          <w:rFonts w:ascii="Times New Roman" w:eastAsia="宋体" w:hAnsi="Times New Roman" w:cs="Times New Roman"/>
          <w:kern w:val="0"/>
          <w:position w:val="-16"/>
          <w:sz w:val="24"/>
          <w:szCs w:val="24"/>
        </w:rPr>
        <w:object w:dxaOrig="1300" w:dyaOrig="440" w14:anchorId="166306F9">
          <v:shape id="_x0000_i1166" type="#_x0000_t75" style="width:65.65pt;height:21.9pt" o:ole="">
            <v:imagedata r:id="rId279" o:title=""/>
          </v:shape>
          <o:OLEObject Type="Embed" ProgID="Equation.DSMT4" ShapeID="_x0000_i1166" DrawAspect="Content" ObjectID="_1624529984" r:id="rId280"/>
        </w:object>
      </w:r>
      <w:r w:rsidR="00B72734">
        <w:rPr>
          <w:rFonts w:ascii="Times New Roman" w:eastAsia="宋体" w:hAnsi="Times New Roman" w:cs="Times New Roman" w:hint="eastAsia"/>
          <w:kern w:val="0"/>
          <w:sz w:val="24"/>
          <w:szCs w:val="24"/>
        </w:rPr>
        <w:t>为任务</w:t>
      </w:r>
      <w:r w:rsidR="00AE50DF" w:rsidRPr="00292DBB">
        <w:rPr>
          <w:rFonts w:ascii="Times New Roman" w:eastAsia="宋体" w:hAnsi="Times New Roman" w:cs="Times New Roman"/>
          <w:kern w:val="0"/>
          <w:position w:val="-12"/>
          <w:sz w:val="24"/>
          <w:szCs w:val="24"/>
        </w:rPr>
        <w:object w:dxaOrig="180" w:dyaOrig="360" w14:anchorId="700F4BC8">
          <v:shape id="_x0000_i1167" type="#_x0000_t75" style="width:9.2pt;height:18.45pt" o:ole="">
            <v:imagedata r:id="rId281" o:title=""/>
          </v:shape>
          <o:OLEObject Type="Embed" ProgID="Equation.DSMT4" ShapeID="_x0000_i1167" DrawAspect="Content" ObjectID="_1624529985" r:id="rId282"/>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w14:anchorId="15DB22E2">
          <v:shape id="_x0000_i1168" type="#_x0000_t75" style="width:10.35pt;height:19pt" o:ole="">
            <v:imagedata r:id="rId283" o:title=""/>
          </v:shape>
          <o:OLEObject Type="Embed" ProgID="Equation.DSMT4" ShapeID="_x0000_i1168" DrawAspect="Content" ObjectID="_1624529986" r:id="rId284"/>
        </w:object>
      </w:r>
      <w:r w:rsidR="00B72734">
        <w:rPr>
          <w:rFonts w:ascii="Times New Roman" w:eastAsia="宋体" w:hAnsi="Times New Roman" w:cs="Times New Roman" w:hint="eastAsia"/>
          <w:kern w:val="0"/>
          <w:sz w:val="24"/>
          <w:szCs w:val="24"/>
        </w:rPr>
        <w:t>的有效观测时间窗，</w:t>
      </w:r>
      <w:r w:rsidR="00B72734" w:rsidRPr="00B72734">
        <w:rPr>
          <w:rFonts w:ascii="Times New Roman" w:eastAsia="宋体" w:hAnsi="Times New Roman" w:cs="Times New Roman"/>
          <w:kern w:val="0"/>
          <w:position w:val="-12"/>
          <w:sz w:val="24"/>
          <w:szCs w:val="24"/>
        </w:rPr>
        <w:object w:dxaOrig="420" w:dyaOrig="360" w14:anchorId="12D5E8E2">
          <v:shape id="_x0000_i1169" type="#_x0000_t75" style="width:20.75pt;height:18.45pt" o:ole="">
            <v:imagedata r:id="rId285" o:title=""/>
          </v:shape>
          <o:OLEObject Type="Embed" ProgID="Equation.DSMT4" ShapeID="_x0000_i1169" DrawAspect="Content" ObjectID="_1624529987" r:id="rId286"/>
        </w:object>
      </w:r>
      <w:r w:rsidR="00B72734">
        <w:rPr>
          <w:rFonts w:ascii="Times New Roman" w:eastAsia="宋体" w:hAnsi="Times New Roman" w:cs="Times New Roman" w:hint="eastAsia"/>
          <w:kern w:val="0"/>
          <w:sz w:val="24"/>
          <w:szCs w:val="24"/>
        </w:rPr>
        <w:t>和</w:t>
      </w:r>
      <w:r w:rsidR="00B72734" w:rsidRPr="00B72734">
        <w:rPr>
          <w:rFonts w:ascii="Times New Roman" w:eastAsia="宋体" w:hAnsi="Times New Roman" w:cs="Times New Roman"/>
          <w:kern w:val="0"/>
          <w:position w:val="-14"/>
          <w:sz w:val="24"/>
          <w:szCs w:val="24"/>
        </w:rPr>
        <w:object w:dxaOrig="460" w:dyaOrig="380" w14:anchorId="3353E318">
          <v:shape id="_x0000_i1170" type="#_x0000_t75" style="width:23.6pt;height:19pt" o:ole="">
            <v:imagedata r:id="rId287" o:title=""/>
          </v:shape>
          <o:OLEObject Type="Embed" ProgID="Equation.DSMT4" ShapeID="_x0000_i1170" DrawAspect="Content" ObjectID="_1624529988" r:id="rId288"/>
        </w:object>
      </w:r>
      <w:r w:rsidR="00B72734">
        <w:rPr>
          <w:rFonts w:ascii="Times New Roman" w:eastAsia="宋体" w:hAnsi="Times New Roman" w:cs="Times New Roman" w:hint="eastAsia"/>
          <w:kern w:val="0"/>
          <w:sz w:val="24"/>
          <w:szCs w:val="24"/>
        </w:rPr>
        <w:t>分别是任务</w:t>
      </w:r>
      <w:r w:rsidR="00B72734" w:rsidRPr="00292DBB">
        <w:rPr>
          <w:rFonts w:ascii="Times New Roman" w:eastAsia="宋体" w:hAnsi="Times New Roman" w:cs="Times New Roman"/>
          <w:kern w:val="0"/>
          <w:position w:val="-12"/>
          <w:sz w:val="24"/>
          <w:szCs w:val="24"/>
        </w:rPr>
        <w:object w:dxaOrig="499" w:dyaOrig="360" w14:anchorId="343BE404">
          <v:shape id="_x0000_i1171" type="#_x0000_t75" style="width:25.35pt;height:18.45pt" o:ole="">
            <v:imagedata r:id="rId289" o:title=""/>
          </v:shape>
          <o:OLEObject Type="Embed" ProgID="Equation.DSMT4" ShapeID="_x0000_i1171" DrawAspect="Content" ObjectID="_1624529989" r:id="rId290"/>
        </w:object>
      </w:r>
      <w:r w:rsidR="00B72734">
        <w:rPr>
          <w:rFonts w:ascii="Times New Roman" w:eastAsia="宋体" w:hAnsi="Times New Roman" w:cs="Times New Roman" w:hint="eastAsia"/>
          <w:kern w:val="0"/>
          <w:sz w:val="24"/>
          <w:szCs w:val="24"/>
        </w:rPr>
        <w:t>和</w:t>
      </w:r>
      <w:r w:rsidR="00B72734" w:rsidRPr="00292DBB">
        <w:rPr>
          <w:rFonts w:ascii="Times New Roman" w:eastAsia="宋体" w:hAnsi="Times New Roman" w:cs="Times New Roman"/>
          <w:kern w:val="0"/>
          <w:position w:val="-14"/>
          <w:sz w:val="24"/>
          <w:szCs w:val="24"/>
        </w:rPr>
        <w:object w:dxaOrig="540" w:dyaOrig="380" w14:anchorId="78A72E30">
          <v:shape id="_x0000_i1172" type="#_x0000_t75" style="width:27.65pt;height:19pt" o:ole="">
            <v:imagedata r:id="rId291" o:title=""/>
          </v:shape>
          <o:OLEObject Type="Embed" ProgID="Equation.DSMT4" ShapeID="_x0000_i1172" DrawAspect="Content" ObjectID="_1624529990" r:id="rId292"/>
        </w:object>
      </w:r>
      <w:r w:rsidR="00B72734">
        <w:rPr>
          <w:rFonts w:ascii="Times New Roman" w:eastAsia="宋体" w:hAnsi="Times New Roman" w:cs="Times New Roman" w:hint="eastAsia"/>
          <w:kern w:val="0"/>
          <w:sz w:val="24"/>
          <w:szCs w:val="24"/>
        </w:rPr>
        <w:t>的持续观测时间。</w:t>
      </w:r>
      <w:r w:rsidR="00D853AC" w:rsidRPr="00D853AC">
        <w:rPr>
          <w:rFonts w:ascii="Times New Roman" w:eastAsia="宋体" w:hAnsi="Times New Roman" w:cs="Times New Roman"/>
          <w:kern w:val="0"/>
          <w:position w:val="-12"/>
          <w:sz w:val="24"/>
          <w:szCs w:val="24"/>
        </w:rPr>
        <w:object w:dxaOrig="560" w:dyaOrig="360" w14:anchorId="40A3E53E">
          <v:shape id="_x0000_i1173" type="#_x0000_t75" style="width:27.65pt;height:18.45pt" o:ole="">
            <v:imagedata r:id="rId293" o:title=""/>
          </v:shape>
          <o:OLEObject Type="Embed" ProgID="Equation.DSMT4" ShapeID="_x0000_i1173" DrawAspect="Content" ObjectID="_1624529991" r:id="rId294"/>
        </w:object>
      </w:r>
      <w:r w:rsidR="00D965E2">
        <w:rPr>
          <w:rFonts w:ascii="Times New Roman" w:eastAsia="宋体" w:hAnsi="Times New Roman" w:cs="Times New Roman" w:hint="eastAsia"/>
          <w:kern w:val="0"/>
          <w:sz w:val="24"/>
          <w:szCs w:val="24"/>
        </w:rPr>
        <w:t>分别是</w:t>
      </w:r>
      <w:r w:rsidR="00D965E2" w:rsidRPr="00D965E2">
        <w:rPr>
          <w:rFonts w:ascii="Times New Roman" w:eastAsia="宋体" w:hAnsi="Times New Roman" w:cs="Times New Roman" w:hint="eastAsia"/>
          <w:i/>
          <w:kern w:val="0"/>
          <w:sz w:val="24"/>
          <w:szCs w:val="24"/>
        </w:rPr>
        <w:t>u</w:t>
      </w:r>
      <w:r w:rsidR="00D965E2">
        <w:rPr>
          <w:rFonts w:ascii="Times New Roman" w:eastAsia="宋体" w:hAnsi="Times New Roman" w:cs="Times New Roman" w:hint="eastAsia"/>
          <w:kern w:val="0"/>
          <w:sz w:val="24"/>
          <w:szCs w:val="24"/>
        </w:rPr>
        <w:t>执行</w:t>
      </w:r>
      <w:r w:rsidR="00D965E2" w:rsidRPr="00D965E2">
        <w:rPr>
          <w:rFonts w:ascii="Times New Roman" w:eastAsia="宋体" w:hAnsi="Times New Roman" w:cs="Times New Roman" w:hint="eastAsia"/>
          <w:kern w:val="0"/>
          <w:sz w:val="24"/>
          <w:szCs w:val="24"/>
        </w:rPr>
        <w:t>任务</w:t>
      </w:r>
      <w:r w:rsidR="00AE50DF" w:rsidRPr="00D965E2">
        <w:rPr>
          <w:rFonts w:ascii="Times New Roman" w:eastAsia="宋体" w:hAnsi="Times New Roman" w:cs="Times New Roman"/>
          <w:kern w:val="0"/>
          <w:position w:val="-12"/>
          <w:sz w:val="24"/>
          <w:szCs w:val="24"/>
        </w:rPr>
        <w:object w:dxaOrig="180" w:dyaOrig="360" w14:anchorId="6A9E5476">
          <v:shape id="_x0000_i1174" type="#_x0000_t75" style="width:9.2pt;height:18.45pt" o:ole="">
            <v:imagedata r:id="rId295" o:title=""/>
          </v:shape>
          <o:OLEObject Type="Embed" ProgID="Equation.DSMT4" ShapeID="_x0000_i1174" DrawAspect="Content" ObjectID="_1624529992" r:id="rId296"/>
        </w:object>
      </w:r>
      <w:r w:rsidR="00D965E2" w:rsidRPr="00D965E2">
        <w:rPr>
          <w:rFonts w:ascii="Times New Roman" w:eastAsia="宋体" w:hAnsi="Times New Roman" w:cs="Times New Roman" w:hint="eastAsia"/>
          <w:kern w:val="0"/>
          <w:sz w:val="24"/>
          <w:szCs w:val="24"/>
        </w:rPr>
        <w:t>和</w:t>
      </w:r>
      <w:r w:rsidR="00AE50DF" w:rsidRPr="00D965E2">
        <w:rPr>
          <w:rFonts w:ascii="Times New Roman" w:eastAsia="宋体" w:hAnsi="Times New Roman" w:cs="Times New Roman"/>
          <w:kern w:val="0"/>
          <w:position w:val="-14"/>
          <w:sz w:val="24"/>
          <w:szCs w:val="24"/>
        </w:rPr>
        <w:object w:dxaOrig="220" w:dyaOrig="380" w14:anchorId="571B2402">
          <v:shape id="_x0000_i1175" type="#_x0000_t75" style="width:10.35pt;height:19pt" o:ole="">
            <v:imagedata r:id="rId297" o:title=""/>
          </v:shape>
          <o:OLEObject Type="Embed" ProgID="Equation.DSMT4" ShapeID="_x0000_i1175" DrawAspect="Content" ObjectID="_1624529993" r:id="rId298"/>
        </w:object>
      </w:r>
      <w:r w:rsidR="00D965E2">
        <w:rPr>
          <w:rFonts w:ascii="Times New Roman" w:eastAsia="宋体" w:hAnsi="Times New Roman" w:cs="Times New Roman" w:hint="eastAsia"/>
          <w:kern w:val="0"/>
          <w:sz w:val="24"/>
          <w:szCs w:val="24"/>
        </w:rPr>
        <w:t>的观测时间，那么</w:t>
      </w:r>
      <w:r w:rsidR="00D965E2" w:rsidRPr="008C3228">
        <w:rPr>
          <w:rFonts w:ascii="Times New Roman" w:eastAsia="宋体" w:hAnsi="Times New Roman" w:cs="Times New Roman" w:hint="eastAsia"/>
          <w:i/>
          <w:kern w:val="0"/>
          <w:sz w:val="24"/>
          <w:szCs w:val="24"/>
        </w:rPr>
        <w:t>u</w:t>
      </w:r>
      <w:r w:rsidR="00D965E2">
        <w:rPr>
          <w:rFonts w:ascii="Times New Roman" w:eastAsia="宋体" w:hAnsi="Times New Roman" w:cs="Times New Roman" w:hint="eastAsia"/>
          <w:kern w:val="0"/>
          <w:sz w:val="24"/>
          <w:szCs w:val="24"/>
        </w:rPr>
        <w:t>在执行任务</w:t>
      </w:r>
      <w:r w:rsidR="00AE50DF" w:rsidRPr="00292DBB">
        <w:rPr>
          <w:rFonts w:ascii="Times New Roman" w:eastAsia="宋体" w:hAnsi="Times New Roman" w:cs="Times New Roman"/>
          <w:kern w:val="0"/>
          <w:position w:val="-12"/>
          <w:sz w:val="24"/>
          <w:szCs w:val="24"/>
        </w:rPr>
        <w:object w:dxaOrig="180" w:dyaOrig="360" w14:anchorId="47414535">
          <v:shape id="_x0000_i1176" type="#_x0000_t75" style="width:9.2pt;height:18.45pt" o:ole="">
            <v:imagedata r:id="rId299" o:title=""/>
          </v:shape>
          <o:OLEObject Type="Embed" ProgID="Equation.DSMT4" ShapeID="_x0000_i1176" DrawAspect="Content" ObjectID="_1624529994" r:id="rId300"/>
        </w:object>
      </w:r>
      <w:r w:rsidR="00D965E2">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w14:anchorId="2E08CBFC">
          <v:shape id="_x0000_i1177" type="#_x0000_t75" style="width:10.35pt;height:19pt" o:ole="">
            <v:imagedata r:id="rId301" o:title=""/>
          </v:shape>
          <o:OLEObject Type="Embed" ProgID="Equation.DSMT4" ShapeID="_x0000_i1177" DrawAspect="Content" ObjectID="_1624529995" r:id="rId302"/>
        </w:object>
      </w:r>
      <w:r w:rsidR="00D965E2">
        <w:rPr>
          <w:rFonts w:ascii="Times New Roman" w:eastAsia="宋体" w:hAnsi="Times New Roman" w:cs="Times New Roman" w:hint="eastAsia"/>
          <w:kern w:val="0"/>
          <w:sz w:val="24"/>
          <w:szCs w:val="24"/>
        </w:rPr>
        <w:t>发生冲突必然遵循下面的规则：</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557"/>
        <w:gridCol w:w="936"/>
      </w:tblGrid>
      <w:tr w:rsidR="00AE4DB2" w14:paraId="3C3C2AA8" w14:textId="77777777" w:rsidTr="007E19CA">
        <w:tc>
          <w:tcPr>
            <w:tcW w:w="1809" w:type="dxa"/>
          </w:tcPr>
          <w:p w14:paraId="0FC32E15" w14:textId="77777777" w:rsidR="00AE4DB2" w:rsidRDefault="00AE4DB2" w:rsidP="00475F59">
            <w:pPr>
              <w:widowControl/>
              <w:spacing w:line="360" w:lineRule="auto"/>
              <w:jc w:val="left"/>
              <w:rPr>
                <w:rFonts w:ascii="Times New Roman" w:hAnsi="Times New Roman"/>
                <w:kern w:val="0"/>
                <w:sz w:val="24"/>
                <w:szCs w:val="24"/>
              </w:rPr>
            </w:pPr>
          </w:p>
        </w:tc>
        <w:tc>
          <w:tcPr>
            <w:tcW w:w="5557" w:type="dxa"/>
            <w:vAlign w:val="center"/>
          </w:tcPr>
          <w:p w14:paraId="4DCB99AB" w14:textId="77777777" w:rsidR="00AE4DB2" w:rsidRDefault="007F2EC5" w:rsidP="00AE4DB2">
            <w:pPr>
              <w:widowControl/>
              <w:spacing w:line="360" w:lineRule="auto"/>
              <w:jc w:val="center"/>
              <w:rPr>
                <w:rFonts w:ascii="Times New Roman" w:hAnsi="Times New Roman"/>
                <w:kern w:val="0"/>
                <w:sz w:val="24"/>
                <w:szCs w:val="24"/>
              </w:rPr>
            </w:pPr>
            <w:r w:rsidRPr="007F2EC5">
              <w:rPr>
                <w:rFonts w:ascii="Times New Roman" w:eastAsiaTheme="minorEastAsia" w:hAnsi="Times New Roman" w:cstheme="minorBidi"/>
                <w:kern w:val="0"/>
                <w:position w:val="-58"/>
                <w:sz w:val="24"/>
                <w:szCs w:val="24"/>
              </w:rPr>
              <w:object w:dxaOrig="3240" w:dyaOrig="1280" w14:anchorId="22865233">
                <v:shape id="_x0000_i1178" type="#_x0000_t75" style="width:162.45pt;height:63.95pt" o:ole="">
                  <v:imagedata r:id="rId303" o:title=""/>
                </v:shape>
                <o:OLEObject Type="Embed" ProgID="Equation.DSMT4" ShapeID="_x0000_i1178" DrawAspect="Content" ObjectID="_1624529996" r:id="rId304"/>
              </w:object>
            </w:r>
          </w:p>
        </w:tc>
        <w:tc>
          <w:tcPr>
            <w:tcW w:w="930" w:type="dxa"/>
            <w:vAlign w:val="center"/>
          </w:tcPr>
          <w:p w14:paraId="16D31E40"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1</w:t>
            </w:r>
            <w:r>
              <w:rPr>
                <w:rFonts w:ascii="Times New Roman" w:hAnsi="Times New Roman" w:hint="eastAsia"/>
                <w:kern w:val="0"/>
                <w:sz w:val="24"/>
                <w:szCs w:val="24"/>
              </w:rPr>
              <w:t>）</w:t>
            </w:r>
          </w:p>
        </w:tc>
      </w:tr>
    </w:tbl>
    <w:p w14:paraId="6B3D4BB7" w14:textId="77777777" w:rsidR="0037389A" w:rsidRDefault="007D2026" w:rsidP="009D7BFF">
      <w:pPr>
        <w:widowControl/>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上述约束条件</w:t>
      </w:r>
      <w:r w:rsidR="007F2EC5">
        <w:rPr>
          <w:rFonts w:ascii="Times New Roman" w:eastAsia="宋体" w:hAnsi="Times New Roman" w:cs="Times New Roman" w:hint="eastAsia"/>
          <w:kern w:val="0"/>
          <w:sz w:val="24"/>
          <w:szCs w:val="24"/>
        </w:rPr>
        <w:t>（</w:t>
      </w:r>
      <w:r w:rsidR="007F2EC5">
        <w:rPr>
          <w:rFonts w:ascii="Times New Roman" w:eastAsia="宋体" w:hAnsi="Times New Roman" w:cs="Times New Roman" w:hint="eastAsia"/>
          <w:kern w:val="0"/>
          <w:sz w:val="24"/>
          <w:szCs w:val="24"/>
        </w:rPr>
        <w:t>3</w:t>
      </w:r>
      <w:r w:rsidR="00803E3E">
        <w:rPr>
          <w:rFonts w:ascii="Times New Roman" w:eastAsia="宋体" w:hAnsi="Times New Roman" w:cs="Times New Roman"/>
          <w:kern w:val="0"/>
          <w:sz w:val="24"/>
          <w:szCs w:val="24"/>
        </w:rPr>
        <w:t>1</w:t>
      </w:r>
      <w:r w:rsidR="007F2EC5">
        <w:rPr>
          <w:rFonts w:ascii="Times New Roman" w:eastAsia="宋体" w:hAnsi="Times New Roman" w:cs="Times New Roman" w:hint="eastAsia"/>
          <w:kern w:val="0"/>
          <w:sz w:val="24"/>
          <w:szCs w:val="24"/>
        </w:rPr>
        <w:t>-</w:t>
      </w:r>
      <w:r w:rsidR="007F2EC5">
        <w:rPr>
          <w:rFonts w:ascii="Times New Roman" w:eastAsia="宋体" w:hAnsi="Times New Roman" w:cs="Times New Roman"/>
          <w:kern w:val="0"/>
          <w:sz w:val="24"/>
          <w:szCs w:val="24"/>
        </w:rPr>
        <w:t>1</w:t>
      </w:r>
      <w:r w:rsidR="007F2EC5">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表示如果</w:t>
      </w:r>
      <w:r w:rsidRPr="007D2026">
        <w:rPr>
          <w:rFonts w:ascii="Times New Roman" w:eastAsia="宋体" w:hAnsi="Times New Roman" w:cs="Times New Roman" w:hint="eastAsia"/>
          <w:i/>
          <w:kern w:val="0"/>
          <w:sz w:val="24"/>
          <w:szCs w:val="24"/>
        </w:rPr>
        <w:t>u</w:t>
      </w:r>
      <w:r w:rsidRPr="007D2026">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w14:anchorId="160C253A">
          <v:shape id="_x0000_i1179" type="#_x0000_t75" style="width:9.2pt;height:18.45pt" o:ole="">
            <v:imagedata r:id="rId305" o:title=""/>
          </v:shape>
          <o:OLEObject Type="Embed" ProgID="Equation.DSMT4" ShapeID="_x0000_i1179" DrawAspect="Content" ObjectID="_1624529997" r:id="rId306"/>
        </w:object>
      </w:r>
      <w:r>
        <w:rPr>
          <w:rFonts w:ascii="Times New Roman" w:eastAsia="宋体" w:hAnsi="Times New Roman" w:cs="Times New Roman" w:hint="eastAsia"/>
          <w:kern w:val="0"/>
          <w:sz w:val="24"/>
          <w:szCs w:val="24"/>
        </w:rPr>
        <w:t>，假设</w:t>
      </w:r>
      <w:r w:rsidRPr="007D2026">
        <w:rPr>
          <w:rFonts w:ascii="Times New Roman" w:eastAsia="宋体" w:hAnsi="Times New Roman" w:cs="Times New Roman" w:hint="eastAsia"/>
          <w:kern w:val="0"/>
          <w:sz w:val="24"/>
          <w:szCs w:val="24"/>
        </w:rPr>
        <w:t>在时刻</w:t>
      </w:r>
      <w:r w:rsidRPr="007D2026">
        <w:rPr>
          <w:rFonts w:ascii="Times New Roman" w:eastAsia="宋体" w:hAnsi="Times New Roman" w:cs="Times New Roman"/>
          <w:kern w:val="0"/>
          <w:position w:val="-12"/>
          <w:sz w:val="24"/>
          <w:szCs w:val="24"/>
        </w:rPr>
        <w:object w:dxaOrig="180" w:dyaOrig="360" w14:anchorId="6AFCEC79">
          <v:shape id="_x0000_i1180" type="#_x0000_t75" style="width:9.2pt;height:18.45pt" o:ole="">
            <v:imagedata r:id="rId307" o:title=""/>
          </v:shape>
          <o:OLEObject Type="Embed" ProgID="Equation.DSMT4" ShapeID="_x0000_i1180" DrawAspect="Content" ObjectID="_1624529998" r:id="rId308"/>
        </w:object>
      </w:r>
      <w:r>
        <w:rPr>
          <w:rFonts w:ascii="Times New Roman" w:eastAsia="宋体" w:hAnsi="Times New Roman" w:cs="Times New Roman" w:hint="eastAsia"/>
          <w:kern w:val="0"/>
          <w:sz w:val="24"/>
          <w:szCs w:val="24"/>
        </w:rPr>
        <w:t>执行，那么</w:t>
      </w:r>
      <w:r w:rsidRPr="007D2026">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选择在</w:t>
      </w:r>
      <w:r w:rsidRPr="007D2026">
        <w:rPr>
          <w:rFonts w:ascii="Times New Roman" w:eastAsia="宋体" w:hAnsi="Times New Roman" w:cs="Times New Roman"/>
          <w:i/>
          <w:kern w:val="0"/>
          <w:position w:val="-14"/>
          <w:sz w:val="24"/>
          <w:szCs w:val="24"/>
        </w:rPr>
        <w:object w:dxaOrig="2000" w:dyaOrig="380" w14:anchorId="0408C5F6">
          <v:shape id="_x0000_i1181" type="#_x0000_t75" style="width:100.2pt;height:19pt" o:ole="">
            <v:imagedata r:id="rId309" o:title=""/>
          </v:shape>
          <o:OLEObject Type="Embed" ProgID="Equation.DSMT4" ShapeID="_x0000_i1181" DrawAspect="Content" ObjectID="_1624529999" r:id="rId310"/>
        </w:object>
      </w:r>
      <w:r>
        <w:rPr>
          <w:rFonts w:ascii="Times New Roman" w:eastAsia="宋体" w:hAnsi="Times New Roman" w:cs="Times New Roman" w:hint="eastAsia"/>
          <w:kern w:val="0"/>
          <w:sz w:val="24"/>
          <w:szCs w:val="24"/>
        </w:rPr>
        <w:t>时间范围内</w:t>
      </w:r>
      <w:r w:rsidRPr="007D2026">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任务</w:t>
      </w:r>
      <w:r w:rsidR="00AE50DF" w:rsidRPr="007D2026">
        <w:rPr>
          <w:rFonts w:ascii="Times New Roman" w:eastAsia="宋体" w:hAnsi="Times New Roman" w:cs="Times New Roman"/>
          <w:kern w:val="0"/>
          <w:position w:val="-14"/>
          <w:sz w:val="24"/>
          <w:szCs w:val="24"/>
        </w:rPr>
        <w:object w:dxaOrig="220" w:dyaOrig="380" w14:anchorId="5F9F2656">
          <v:shape id="_x0000_i1182" type="#_x0000_t75" style="width:10.35pt;height:19pt" o:ole="">
            <v:imagedata r:id="rId311" o:title=""/>
          </v:shape>
          <o:OLEObject Type="Embed" ProgID="Equation.DSMT4" ShapeID="_x0000_i1182" DrawAspect="Content" ObjectID="_1624530000" r:id="rId312"/>
        </w:object>
      </w:r>
      <w:r w:rsidR="009D7BFF">
        <w:rPr>
          <w:rFonts w:ascii="Times New Roman" w:eastAsia="宋体" w:hAnsi="Times New Roman" w:cs="Times New Roman" w:hint="eastAsia"/>
          <w:kern w:val="0"/>
          <w:sz w:val="24"/>
          <w:szCs w:val="24"/>
        </w:rPr>
        <w:t>，就会</w:t>
      </w:r>
      <w:r>
        <w:rPr>
          <w:rFonts w:ascii="Times New Roman" w:eastAsia="宋体" w:hAnsi="Times New Roman" w:cs="Times New Roman" w:hint="eastAsia"/>
          <w:kern w:val="0"/>
          <w:sz w:val="24"/>
          <w:szCs w:val="24"/>
        </w:rPr>
        <w:t>发生冲突。约束条件</w:t>
      </w:r>
      <w:r w:rsidR="00FA631E">
        <w:rPr>
          <w:rFonts w:ascii="Times New Roman" w:eastAsia="宋体" w:hAnsi="Times New Roman" w:cs="Times New Roman" w:hint="eastAsia"/>
          <w:kern w:val="0"/>
          <w:sz w:val="24"/>
          <w:szCs w:val="24"/>
        </w:rPr>
        <w:t>（</w:t>
      </w:r>
      <w:r w:rsidR="00FA631E">
        <w:rPr>
          <w:rFonts w:ascii="Times New Roman" w:eastAsia="宋体" w:hAnsi="Times New Roman" w:cs="Times New Roman" w:hint="eastAsia"/>
          <w:kern w:val="0"/>
          <w:sz w:val="24"/>
          <w:szCs w:val="24"/>
        </w:rPr>
        <w:t>3</w:t>
      </w:r>
      <w:r w:rsidR="00803E3E">
        <w:rPr>
          <w:rFonts w:ascii="Times New Roman" w:eastAsia="宋体" w:hAnsi="Times New Roman" w:cs="Times New Roman"/>
          <w:kern w:val="0"/>
          <w:sz w:val="24"/>
          <w:szCs w:val="24"/>
        </w:rPr>
        <w:t>1</w:t>
      </w:r>
      <w:r w:rsidR="00FA631E">
        <w:rPr>
          <w:rFonts w:ascii="Times New Roman" w:eastAsia="宋体" w:hAnsi="Times New Roman" w:cs="Times New Roman" w:hint="eastAsia"/>
          <w:kern w:val="0"/>
          <w:sz w:val="24"/>
          <w:szCs w:val="24"/>
        </w:rPr>
        <w:t>-</w:t>
      </w:r>
      <w:r w:rsidR="00FA631E">
        <w:rPr>
          <w:rFonts w:ascii="Times New Roman" w:eastAsia="宋体" w:hAnsi="Times New Roman" w:cs="Times New Roman"/>
          <w:kern w:val="0"/>
          <w:sz w:val="24"/>
          <w:szCs w:val="24"/>
        </w:rPr>
        <w:t>2</w:t>
      </w:r>
      <w:r w:rsidR="00FA631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表示</w:t>
      </w:r>
      <w:r w:rsidR="00A35AF4" w:rsidRPr="007D2026">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先执行任务</w:t>
      </w:r>
      <w:r w:rsidR="00AE50DF" w:rsidRPr="007D2026">
        <w:rPr>
          <w:rFonts w:ascii="Times New Roman" w:eastAsia="宋体" w:hAnsi="Times New Roman" w:cs="Times New Roman"/>
          <w:kern w:val="0"/>
          <w:position w:val="-14"/>
          <w:sz w:val="24"/>
          <w:szCs w:val="24"/>
        </w:rPr>
        <w:object w:dxaOrig="220" w:dyaOrig="380" w14:anchorId="778EA561">
          <v:shape id="_x0000_i1183" type="#_x0000_t75" style="width:10.35pt;height:19pt" o:ole="">
            <v:imagedata r:id="rId313" o:title=""/>
          </v:shape>
          <o:OLEObject Type="Embed" ProgID="Equation.DSMT4" ShapeID="_x0000_i1183" DrawAspect="Content" ObjectID="_1624530001" r:id="rId314"/>
        </w:object>
      </w:r>
      <w:r>
        <w:rPr>
          <w:rFonts w:ascii="Times New Roman" w:eastAsia="宋体" w:hAnsi="Times New Roman" w:cs="Times New Roman" w:hint="eastAsia"/>
          <w:kern w:val="0"/>
          <w:sz w:val="24"/>
          <w:szCs w:val="24"/>
        </w:rPr>
        <w:t>，</w:t>
      </w:r>
      <w:r w:rsidR="00A35AF4" w:rsidRPr="00A35AF4">
        <w:rPr>
          <w:rFonts w:ascii="Times New Roman" w:eastAsia="宋体" w:hAnsi="Times New Roman" w:cs="Times New Roman"/>
          <w:kern w:val="0"/>
          <w:position w:val="-12"/>
          <w:sz w:val="24"/>
          <w:szCs w:val="24"/>
        </w:rPr>
        <w:object w:dxaOrig="560" w:dyaOrig="360" w14:anchorId="366B68E9">
          <v:shape id="_x0000_i1184" type="#_x0000_t75" style="width:28.2pt;height:18.45pt" o:ole="">
            <v:imagedata r:id="rId315" o:title=""/>
          </v:shape>
          <o:OLEObject Type="Embed" ProgID="Equation.DSMT4" ShapeID="_x0000_i1184" DrawAspect="Content" ObjectID="_1624530002" r:id="rId316"/>
        </w:object>
      </w:r>
      <w:r w:rsidR="00A35AF4">
        <w:rPr>
          <w:rFonts w:ascii="Times New Roman" w:eastAsia="宋体" w:hAnsi="Times New Roman" w:cs="Times New Roman" w:hint="eastAsia"/>
          <w:kern w:val="0"/>
          <w:sz w:val="24"/>
          <w:szCs w:val="24"/>
        </w:rPr>
        <w:t>如果满足此约束两个任务就会发生冲突</w:t>
      </w:r>
      <w:r>
        <w:rPr>
          <w:rFonts w:ascii="Times New Roman" w:eastAsia="宋体" w:hAnsi="Times New Roman" w:cs="Times New Roman" w:hint="eastAsia"/>
          <w:kern w:val="0"/>
          <w:sz w:val="24"/>
          <w:szCs w:val="24"/>
        </w:rPr>
        <w:t>。</w:t>
      </w:r>
      <w:r w:rsidR="00A35AF4">
        <w:rPr>
          <w:rFonts w:ascii="Times New Roman" w:eastAsia="宋体" w:hAnsi="Times New Roman" w:cs="Times New Roman" w:hint="eastAsia"/>
          <w:kern w:val="0"/>
          <w:sz w:val="24"/>
          <w:szCs w:val="24"/>
        </w:rPr>
        <w:t>因此可以</w:t>
      </w:r>
      <w:r w:rsidR="00EA6A28">
        <w:rPr>
          <w:rFonts w:ascii="Times New Roman" w:eastAsia="宋体" w:hAnsi="Times New Roman" w:cs="Times New Roman" w:hint="eastAsia"/>
          <w:kern w:val="0"/>
          <w:sz w:val="24"/>
          <w:szCs w:val="24"/>
        </w:rPr>
        <w:t>根据上述</w:t>
      </w:r>
      <w:r w:rsidR="00A35AF4">
        <w:rPr>
          <w:rFonts w:ascii="Times New Roman" w:eastAsia="宋体" w:hAnsi="Times New Roman" w:cs="Times New Roman" w:hint="eastAsia"/>
          <w:kern w:val="0"/>
          <w:sz w:val="24"/>
          <w:szCs w:val="24"/>
        </w:rPr>
        <w:t>约束条件</w:t>
      </w:r>
      <w:r w:rsidR="009D7BFF">
        <w:rPr>
          <w:rFonts w:ascii="Times New Roman" w:eastAsia="宋体" w:hAnsi="Times New Roman" w:cs="Times New Roman" w:hint="eastAsia"/>
          <w:kern w:val="0"/>
          <w:sz w:val="24"/>
          <w:szCs w:val="24"/>
        </w:rPr>
        <w:t>构建二维平面</w:t>
      </w:r>
      <w:r w:rsidR="00EA6A28">
        <w:rPr>
          <w:rFonts w:ascii="Times New Roman" w:eastAsia="宋体" w:hAnsi="Times New Roman" w:cs="Times New Roman" w:hint="eastAsia"/>
          <w:kern w:val="0"/>
          <w:sz w:val="24"/>
          <w:szCs w:val="24"/>
        </w:rPr>
        <w:t>来表示，</w:t>
      </w:r>
      <w:r w:rsidR="00863D2B">
        <w:rPr>
          <w:rFonts w:ascii="Times New Roman" w:eastAsia="宋体" w:hAnsi="Times New Roman" w:cs="Times New Roman" w:hint="eastAsia"/>
          <w:kern w:val="0"/>
          <w:sz w:val="24"/>
          <w:szCs w:val="24"/>
        </w:rPr>
        <w:t>当</w:t>
      </w:r>
      <w:r w:rsidR="00863D2B" w:rsidRPr="00D853AC">
        <w:rPr>
          <w:rFonts w:ascii="Times New Roman" w:eastAsia="宋体" w:hAnsi="Times New Roman" w:cs="Times New Roman"/>
          <w:kern w:val="0"/>
          <w:position w:val="-12"/>
          <w:sz w:val="24"/>
          <w:szCs w:val="24"/>
        </w:rPr>
        <w:object w:dxaOrig="560" w:dyaOrig="360" w14:anchorId="51A4710F">
          <v:shape id="_x0000_i1185" type="#_x0000_t75" style="width:27.65pt;height:18.45pt" o:ole="">
            <v:imagedata r:id="rId293" o:title=""/>
          </v:shape>
          <o:OLEObject Type="Embed" ProgID="Equation.DSMT4" ShapeID="_x0000_i1185" DrawAspect="Content" ObjectID="_1624530003" r:id="rId317"/>
        </w:object>
      </w:r>
      <w:r w:rsidR="00863D2B">
        <w:rPr>
          <w:rFonts w:ascii="Times New Roman" w:eastAsia="宋体" w:hAnsi="Times New Roman" w:cs="Times New Roman" w:hint="eastAsia"/>
          <w:kern w:val="0"/>
          <w:sz w:val="24"/>
          <w:szCs w:val="24"/>
        </w:rPr>
        <w:t>落在阴影面积内，则表示两</w:t>
      </w:r>
      <w:r w:rsidR="00863D2B">
        <w:rPr>
          <w:rFonts w:ascii="Times New Roman" w:eastAsia="宋体" w:hAnsi="Times New Roman" w:cs="Times New Roman" w:hint="eastAsia"/>
          <w:kern w:val="0"/>
          <w:sz w:val="24"/>
          <w:szCs w:val="24"/>
        </w:rPr>
        <w:lastRenderedPageBreak/>
        <w:t>个任务必然发生冲突，如果不落在阴影面积内，两个任务</w:t>
      </w:r>
      <w:r w:rsidR="00A35AF4">
        <w:rPr>
          <w:rFonts w:ascii="Times New Roman" w:eastAsia="宋体" w:hAnsi="Times New Roman" w:cs="Times New Roman" w:hint="eastAsia"/>
          <w:kern w:val="0"/>
          <w:sz w:val="24"/>
          <w:szCs w:val="24"/>
        </w:rPr>
        <w:t>就</w:t>
      </w:r>
      <w:r w:rsidR="00863D2B">
        <w:rPr>
          <w:rFonts w:ascii="Times New Roman" w:eastAsia="宋体" w:hAnsi="Times New Roman" w:cs="Times New Roman" w:hint="eastAsia"/>
          <w:kern w:val="0"/>
          <w:sz w:val="24"/>
          <w:szCs w:val="24"/>
        </w:rPr>
        <w:t>不会发生冲突</w:t>
      </w:r>
      <w:r w:rsidR="00A35AF4">
        <w:rPr>
          <w:rFonts w:ascii="Times New Roman" w:eastAsia="宋体" w:hAnsi="Times New Roman" w:cs="Times New Roman" w:hint="eastAsia"/>
          <w:kern w:val="0"/>
          <w:sz w:val="24"/>
          <w:szCs w:val="24"/>
        </w:rPr>
        <w:t>。</w:t>
      </w:r>
      <w:r w:rsidR="00863D2B">
        <w:rPr>
          <w:rFonts w:ascii="Times New Roman" w:eastAsia="宋体" w:hAnsi="Times New Roman" w:cs="Times New Roman" w:hint="eastAsia"/>
          <w:kern w:val="0"/>
          <w:sz w:val="24"/>
          <w:szCs w:val="24"/>
        </w:rPr>
        <w:t>这两个任务发生冲突的可能性可以用阴影部分的面积除以矩形</w:t>
      </w:r>
      <w:r w:rsidR="00863D2B">
        <w:rPr>
          <w:rFonts w:ascii="Times New Roman" w:eastAsia="宋体" w:hAnsi="Times New Roman" w:cs="Times New Roman" w:hint="eastAsia"/>
          <w:kern w:val="0"/>
          <w:sz w:val="24"/>
          <w:szCs w:val="24"/>
        </w:rPr>
        <w:t>A</w:t>
      </w:r>
      <w:r w:rsidR="00863D2B">
        <w:rPr>
          <w:rFonts w:ascii="Times New Roman" w:eastAsia="宋体" w:hAnsi="Times New Roman" w:cs="Times New Roman"/>
          <w:kern w:val="0"/>
          <w:sz w:val="24"/>
          <w:szCs w:val="24"/>
        </w:rPr>
        <w:t>BCD</w:t>
      </w:r>
      <w:r w:rsidR="00863D2B">
        <w:rPr>
          <w:rFonts w:ascii="Times New Roman" w:eastAsia="宋体" w:hAnsi="Times New Roman" w:cs="Times New Roman" w:hint="eastAsia"/>
          <w:kern w:val="0"/>
          <w:sz w:val="24"/>
          <w:szCs w:val="24"/>
        </w:rPr>
        <w:t>面积</w:t>
      </w:r>
      <w:r w:rsidR="00A35AF4">
        <w:rPr>
          <w:rFonts w:ascii="Times New Roman" w:eastAsia="宋体" w:hAnsi="Times New Roman" w:cs="Times New Roman" w:hint="eastAsia"/>
          <w:kern w:val="0"/>
          <w:sz w:val="24"/>
          <w:szCs w:val="24"/>
        </w:rPr>
        <w:t>来表示，</w:t>
      </w:r>
      <w:r w:rsidR="00861A10">
        <w:rPr>
          <w:rFonts w:ascii="Times New Roman" w:eastAsia="宋体" w:hAnsi="Times New Roman" w:cs="Times New Roman" w:hint="eastAsia"/>
          <w:kern w:val="0"/>
          <w:sz w:val="24"/>
          <w:szCs w:val="24"/>
        </w:rPr>
        <w:t>计算方法如下：</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159"/>
        <w:gridCol w:w="925"/>
      </w:tblGrid>
      <w:tr w:rsidR="00AE4DB2" w14:paraId="44EE7DC7" w14:textId="77777777" w:rsidTr="007E19CA">
        <w:tc>
          <w:tcPr>
            <w:tcW w:w="2765" w:type="dxa"/>
          </w:tcPr>
          <w:p w14:paraId="298E9FC5" w14:textId="77777777" w:rsidR="00AE4DB2" w:rsidRDefault="00AE4DB2" w:rsidP="00AE4DB2">
            <w:pPr>
              <w:widowControl/>
              <w:spacing w:line="360" w:lineRule="auto"/>
              <w:rPr>
                <w:rFonts w:ascii="Times New Roman" w:hAnsi="Times New Roman"/>
                <w:kern w:val="0"/>
                <w:sz w:val="24"/>
                <w:szCs w:val="24"/>
              </w:rPr>
            </w:pPr>
          </w:p>
        </w:tc>
        <w:tc>
          <w:tcPr>
            <w:tcW w:w="2765" w:type="dxa"/>
            <w:vAlign w:val="center"/>
          </w:tcPr>
          <w:p w14:paraId="5F941ECF" w14:textId="77777777" w:rsidR="00AE4DB2" w:rsidRDefault="00AE4DB2" w:rsidP="00AE4DB2">
            <w:pPr>
              <w:widowControl/>
              <w:spacing w:line="360" w:lineRule="auto"/>
              <w:jc w:val="center"/>
              <w:rPr>
                <w:rFonts w:ascii="Times New Roman" w:hAnsi="Times New Roman"/>
                <w:kern w:val="0"/>
                <w:sz w:val="24"/>
                <w:szCs w:val="24"/>
              </w:rPr>
            </w:pPr>
            <w:r w:rsidRPr="00AA3C0C">
              <w:rPr>
                <w:rFonts w:ascii="Times New Roman" w:eastAsiaTheme="minorEastAsia" w:hAnsi="Times New Roman" w:cstheme="minorBidi"/>
                <w:kern w:val="0"/>
                <w:position w:val="-32"/>
                <w:sz w:val="24"/>
                <w:szCs w:val="24"/>
              </w:rPr>
              <w:object w:dxaOrig="7060" w:dyaOrig="920" w14:anchorId="2C92320E">
                <v:shape id="_x0000_i1186" type="#_x0000_t75" style="width:352.5pt;height:45.5pt" o:ole="">
                  <v:imagedata r:id="rId318" o:title=""/>
                </v:shape>
                <o:OLEObject Type="Embed" ProgID="Equation.DSMT4" ShapeID="_x0000_i1186" DrawAspect="Content" ObjectID="_1624530004" r:id="rId319"/>
              </w:object>
            </w:r>
          </w:p>
        </w:tc>
        <w:tc>
          <w:tcPr>
            <w:tcW w:w="2766" w:type="dxa"/>
            <w:vAlign w:val="center"/>
          </w:tcPr>
          <w:p w14:paraId="506EC7A9" w14:textId="77777777" w:rsidR="00AE4DB2" w:rsidRDefault="00080ADA" w:rsidP="00803E3E">
            <w:pPr>
              <w:widowControl/>
              <w:spacing w:line="360" w:lineRule="auto"/>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2</w:t>
            </w:r>
            <w:r>
              <w:rPr>
                <w:rFonts w:ascii="Times New Roman" w:hAnsi="Times New Roman" w:hint="eastAsia"/>
                <w:kern w:val="0"/>
                <w:sz w:val="24"/>
                <w:szCs w:val="24"/>
              </w:rPr>
              <w:t>）</w:t>
            </w:r>
          </w:p>
        </w:tc>
      </w:tr>
    </w:tbl>
    <w:p w14:paraId="0C5C1DE7" w14:textId="77777777" w:rsidR="00C86B10" w:rsidRDefault="00C86B10" w:rsidP="00C86B10">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Pr="00C86B10">
        <w:rPr>
          <w:rFonts w:ascii="Times New Roman" w:eastAsia="宋体" w:hAnsi="Times New Roman" w:cs="Times New Roman"/>
          <w:kern w:val="0"/>
          <w:position w:val="-10"/>
          <w:sz w:val="24"/>
          <w:szCs w:val="24"/>
        </w:rPr>
        <w:object w:dxaOrig="1700" w:dyaOrig="320" w14:anchorId="7F97023F">
          <v:shape id="_x0000_i1187" type="#_x0000_t75" style="width:84.65pt;height:16.15pt" o:ole="">
            <v:imagedata r:id="rId320" o:title=""/>
          </v:shape>
          <o:OLEObject Type="Embed" ProgID="Equation.DSMT4" ShapeID="_x0000_i1187" DrawAspect="Content" ObjectID="_1624530005" r:id="rId321"/>
        </w:object>
      </w:r>
      <w:r>
        <w:rPr>
          <w:rFonts w:ascii="Times New Roman" w:eastAsia="宋体" w:hAnsi="Times New Roman" w:cs="Times New Roman" w:hint="eastAsia"/>
          <w:kern w:val="0"/>
          <w:sz w:val="24"/>
          <w:szCs w:val="24"/>
        </w:rPr>
        <w:t>分别表示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从一个任务飞往另一个任务所需要的调整时间。</w:t>
      </w:r>
    </w:p>
    <w:tbl>
      <w:tblPr>
        <w:tblStyle w:val="TableGrid"/>
        <w:tblW w:w="0" w:type="auto"/>
        <w:tblInd w:w="0" w:type="dxa"/>
        <w:tblLook w:val="04A0" w:firstRow="1" w:lastRow="0" w:firstColumn="1" w:lastColumn="0" w:noHBand="0" w:noVBand="1"/>
      </w:tblPr>
      <w:tblGrid>
        <w:gridCol w:w="940"/>
        <w:gridCol w:w="6416"/>
        <w:gridCol w:w="940"/>
      </w:tblGrid>
      <w:tr w:rsidR="00AE4DB2" w14:paraId="30C4ABA1" w14:textId="77777777" w:rsidTr="007E19CA">
        <w:tc>
          <w:tcPr>
            <w:tcW w:w="940" w:type="dxa"/>
            <w:tcBorders>
              <w:top w:val="nil"/>
              <w:left w:val="nil"/>
              <w:bottom w:val="nil"/>
              <w:right w:val="nil"/>
            </w:tcBorders>
          </w:tcPr>
          <w:p w14:paraId="44F3DBE4" w14:textId="77777777" w:rsidR="00AE4DB2" w:rsidRDefault="00AE4DB2" w:rsidP="00475F59">
            <w:pPr>
              <w:widowControl/>
              <w:spacing w:line="360" w:lineRule="auto"/>
              <w:rPr>
                <w:rFonts w:ascii="Times New Roman" w:hAnsi="Times New Roman"/>
                <w:kern w:val="0"/>
                <w:sz w:val="24"/>
                <w:szCs w:val="24"/>
              </w:rPr>
            </w:pPr>
          </w:p>
        </w:tc>
        <w:tc>
          <w:tcPr>
            <w:tcW w:w="6416" w:type="dxa"/>
            <w:tcBorders>
              <w:top w:val="nil"/>
              <w:left w:val="nil"/>
              <w:bottom w:val="nil"/>
              <w:right w:val="nil"/>
            </w:tcBorders>
            <w:vAlign w:val="center"/>
          </w:tcPr>
          <w:p w14:paraId="5A47A3C7" w14:textId="77777777" w:rsidR="00AE4DB2" w:rsidRDefault="00AE4DB2" w:rsidP="00AE4DB2">
            <w:pPr>
              <w:widowControl/>
              <w:spacing w:line="360" w:lineRule="auto"/>
              <w:jc w:val="center"/>
              <w:rPr>
                <w:rFonts w:ascii="Times New Roman" w:hAnsi="Times New Roman"/>
                <w:kern w:val="0"/>
                <w:sz w:val="24"/>
                <w:szCs w:val="24"/>
              </w:rPr>
            </w:pPr>
            <w:r w:rsidRPr="00AE4DB2">
              <w:rPr>
                <w:rFonts w:ascii="Times New Roman" w:eastAsiaTheme="minorEastAsia" w:hAnsi="Times New Roman" w:cstheme="minorBidi"/>
                <w:kern w:val="0"/>
                <w:position w:val="-54"/>
                <w:sz w:val="24"/>
                <w:szCs w:val="24"/>
              </w:rPr>
              <w:object w:dxaOrig="6200" w:dyaOrig="1160" w14:anchorId="5F3E2FCF">
                <v:shape id="_x0000_i1188" type="#_x0000_t75" style="width:309.9pt;height:58.2pt" o:ole="">
                  <v:imagedata r:id="rId322" o:title=""/>
                </v:shape>
                <o:OLEObject Type="Embed" ProgID="Equation.DSMT4" ShapeID="_x0000_i1188" DrawAspect="Content" ObjectID="_1624530006" r:id="rId323"/>
              </w:object>
            </w:r>
          </w:p>
        </w:tc>
        <w:tc>
          <w:tcPr>
            <w:tcW w:w="940" w:type="dxa"/>
            <w:tcBorders>
              <w:top w:val="nil"/>
              <w:left w:val="nil"/>
              <w:bottom w:val="nil"/>
              <w:right w:val="nil"/>
            </w:tcBorders>
            <w:vAlign w:val="center"/>
          </w:tcPr>
          <w:p w14:paraId="0962DCFE"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3</w:t>
            </w:r>
            <w:r>
              <w:rPr>
                <w:rFonts w:ascii="Times New Roman" w:hAnsi="Times New Roman" w:hint="eastAsia"/>
                <w:kern w:val="0"/>
                <w:sz w:val="24"/>
                <w:szCs w:val="24"/>
              </w:rPr>
              <w:t>）</w:t>
            </w:r>
          </w:p>
        </w:tc>
      </w:tr>
    </w:tbl>
    <w:p w14:paraId="03F9118A" w14:textId="77777777" w:rsidR="00081B5C" w:rsidRDefault="00081B5C" w:rsidP="00081B5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对于卫星</w:t>
      </w:r>
      <w:r>
        <w:rPr>
          <w:rFonts w:ascii="Times New Roman" w:eastAsia="宋体" w:hAnsi="Times New Roman" w:cs="Times New Roman" w:hint="eastAsia"/>
          <w:kern w:val="0"/>
          <w:sz w:val="24"/>
          <w:szCs w:val="24"/>
        </w:rPr>
        <w:t>Ag</w:t>
      </w:r>
      <w:r>
        <w:rPr>
          <w:rFonts w:ascii="Times New Roman" w:eastAsia="宋体" w:hAnsi="Times New Roman" w:cs="Times New Roman"/>
          <w:kern w:val="0"/>
          <w:sz w:val="24"/>
          <w:szCs w:val="24"/>
        </w:rPr>
        <w:t>ent</w:t>
      </w:r>
      <w:r>
        <w:rPr>
          <w:rFonts w:ascii="Times New Roman" w:eastAsia="宋体" w:hAnsi="Times New Roman" w:cs="Times New Roman" w:hint="eastAsia"/>
          <w:kern w:val="0"/>
          <w:sz w:val="24"/>
          <w:szCs w:val="24"/>
        </w:rPr>
        <w:t>来说</w:t>
      </w:r>
      <w:r w:rsidR="004B42EF">
        <w:rPr>
          <w:rFonts w:ascii="Times New Roman" w:eastAsia="宋体" w:hAnsi="Times New Roman" w:cs="Times New Roman" w:hint="eastAsia"/>
          <w:kern w:val="0"/>
          <w:sz w:val="24"/>
          <w:szCs w:val="24"/>
        </w:rPr>
        <w:t>，</w:t>
      </w:r>
      <w:r w:rsidR="002B2B00">
        <w:rPr>
          <w:rFonts w:ascii="Times New Roman" w:eastAsia="宋体" w:hAnsi="Times New Roman" w:cs="Times New Roman" w:hint="eastAsia"/>
          <w:kern w:val="0"/>
          <w:sz w:val="24"/>
          <w:szCs w:val="24"/>
        </w:rPr>
        <w:t>在同一卫星同一轨道圈次的观测下，两个任务</w:t>
      </w:r>
      <w:r w:rsidR="000B4371" w:rsidRPr="00292DBB">
        <w:rPr>
          <w:rFonts w:ascii="Times New Roman" w:eastAsia="宋体" w:hAnsi="Times New Roman" w:cs="Times New Roman"/>
          <w:kern w:val="0"/>
          <w:position w:val="-12"/>
          <w:sz w:val="24"/>
          <w:szCs w:val="24"/>
        </w:rPr>
        <w:object w:dxaOrig="180" w:dyaOrig="360" w14:anchorId="6FBCFB07">
          <v:shape id="_x0000_i1189" type="#_x0000_t75" style="width:9.2pt;height:18.45pt" o:ole="">
            <v:imagedata r:id="rId324" o:title=""/>
          </v:shape>
          <o:OLEObject Type="Embed" ProgID="Equation.DSMT4" ShapeID="_x0000_i1189" DrawAspect="Content" ObjectID="_1624530007" r:id="rId325"/>
        </w:object>
      </w:r>
      <w:r w:rsidR="002B2B00">
        <w:rPr>
          <w:rFonts w:ascii="Times New Roman" w:eastAsia="宋体" w:hAnsi="Times New Roman" w:cs="Times New Roman" w:hint="eastAsia"/>
          <w:kern w:val="0"/>
          <w:sz w:val="24"/>
          <w:szCs w:val="24"/>
        </w:rPr>
        <w:t>和</w:t>
      </w:r>
      <w:r w:rsidR="000B4371" w:rsidRPr="000B4371">
        <w:rPr>
          <w:rFonts w:ascii="Times New Roman" w:eastAsia="宋体" w:hAnsi="Times New Roman" w:cs="Times New Roman"/>
          <w:kern w:val="0"/>
          <w:position w:val="-14"/>
          <w:sz w:val="24"/>
          <w:szCs w:val="24"/>
        </w:rPr>
        <w:object w:dxaOrig="220" w:dyaOrig="380" w14:anchorId="3FF72BC9">
          <v:shape id="_x0000_i1190" type="#_x0000_t75" style="width:10.35pt;height:19pt" o:ole="">
            <v:imagedata r:id="rId326" o:title=""/>
          </v:shape>
          <o:OLEObject Type="Embed" ProgID="Equation.DSMT4" ShapeID="_x0000_i1190" DrawAspect="Content" ObjectID="_1624530008" r:id="rId327"/>
        </w:object>
      </w:r>
      <w:r w:rsidR="002B2B00">
        <w:rPr>
          <w:rFonts w:ascii="Times New Roman" w:eastAsia="宋体" w:hAnsi="Times New Roman" w:cs="Times New Roman" w:hint="eastAsia"/>
          <w:kern w:val="0"/>
          <w:sz w:val="24"/>
          <w:szCs w:val="24"/>
        </w:rPr>
        <w:t>的有效时间窗</w:t>
      </w:r>
      <w:r w:rsidR="004B42EF">
        <w:rPr>
          <w:rFonts w:ascii="Times New Roman" w:eastAsia="宋体" w:hAnsi="Times New Roman" w:cs="Times New Roman" w:hint="eastAsia"/>
          <w:kern w:val="0"/>
          <w:sz w:val="24"/>
          <w:szCs w:val="24"/>
        </w:rPr>
        <w:t>如果</w:t>
      </w:r>
      <w:r w:rsidR="002B2B00">
        <w:rPr>
          <w:rFonts w:ascii="Times New Roman" w:eastAsia="宋体" w:hAnsi="Times New Roman" w:cs="Times New Roman" w:hint="eastAsia"/>
          <w:kern w:val="0"/>
          <w:sz w:val="24"/>
          <w:szCs w:val="24"/>
        </w:rPr>
        <w:t>满足</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
        <w:gridCol w:w="6609"/>
        <w:gridCol w:w="939"/>
      </w:tblGrid>
      <w:tr w:rsidR="00AE4DB2" w14:paraId="1B0B49E7" w14:textId="77777777" w:rsidTr="007E19CA">
        <w:tc>
          <w:tcPr>
            <w:tcW w:w="940" w:type="dxa"/>
          </w:tcPr>
          <w:p w14:paraId="05228AA4" w14:textId="77777777" w:rsidR="00AE4DB2" w:rsidRDefault="00AE4DB2" w:rsidP="00475F59">
            <w:pPr>
              <w:widowControl/>
              <w:spacing w:line="360" w:lineRule="auto"/>
              <w:rPr>
                <w:rFonts w:ascii="Times New Roman" w:hAnsi="Times New Roman"/>
                <w:kern w:val="0"/>
                <w:sz w:val="24"/>
                <w:szCs w:val="24"/>
              </w:rPr>
            </w:pPr>
          </w:p>
        </w:tc>
        <w:tc>
          <w:tcPr>
            <w:tcW w:w="6416" w:type="dxa"/>
            <w:vAlign w:val="center"/>
          </w:tcPr>
          <w:p w14:paraId="192D6F33" w14:textId="77777777" w:rsidR="00AE4DB2" w:rsidRDefault="00AE4DB2" w:rsidP="00AE4DB2">
            <w:pPr>
              <w:widowControl/>
              <w:spacing w:line="360" w:lineRule="auto"/>
              <w:jc w:val="center"/>
              <w:rPr>
                <w:rFonts w:ascii="Times New Roman" w:hAnsi="Times New Roman"/>
                <w:kern w:val="0"/>
                <w:sz w:val="24"/>
                <w:szCs w:val="24"/>
              </w:rPr>
            </w:pPr>
            <w:r w:rsidRPr="002B2B00">
              <w:rPr>
                <w:rFonts w:ascii="Times New Roman" w:eastAsiaTheme="minorEastAsia" w:hAnsi="Times New Roman" w:cstheme="minorBidi"/>
                <w:kern w:val="0"/>
                <w:position w:val="-16"/>
                <w:sz w:val="24"/>
                <w:szCs w:val="24"/>
              </w:rPr>
              <w:object w:dxaOrig="6399" w:dyaOrig="420" w14:anchorId="08579BC2">
                <v:shape id="_x0000_i1191" type="#_x0000_t75" style="width:319.7pt;height:20.75pt" o:ole="">
                  <v:imagedata r:id="rId328" o:title=""/>
                </v:shape>
                <o:OLEObject Type="Embed" ProgID="Equation.DSMT4" ShapeID="_x0000_i1191" DrawAspect="Content" ObjectID="_1624530009" r:id="rId329"/>
              </w:object>
            </w:r>
          </w:p>
        </w:tc>
        <w:tc>
          <w:tcPr>
            <w:tcW w:w="940" w:type="dxa"/>
            <w:vAlign w:val="center"/>
          </w:tcPr>
          <w:p w14:paraId="7F0FC526"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4</w:t>
            </w:r>
            <w:r>
              <w:rPr>
                <w:rFonts w:ascii="Times New Roman" w:hAnsi="Times New Roman" w:hint="eastAsia"/>
                <w:kern w:val="0"/>
                <w:sz w:val="24"/>
                <w:szCs w:val="24"/>
              </w:rPr>
              <w:t>）</w:t>
            </w:r>
          </w:p>
        </w:tc>
      </w:tr>
    </w:tbl>
    <w:p w14:paraId="1B1EE994" w14:textId="77777777" w:rsidR="002B2B00" w:rsidRDefault="002B2B00" w:rsidP="00D46D70">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则两个任务</w:t>
      </w:r>
      <w:r w:rsidR="001869E3">
        <w:rPr>
          <w:rFonts w:ascii="Times New Roman" w:eastAsia="宋体" w:hAnsi="Times New Roman" w:cs="Times New Roman" w:hint="eastAsia"/>
          <w:kern w:val="0"/>
          <w:sz w:val="24"/>
          <w:szCs w:val="24"/>
        </w:rPr>
        <w:t>发生</w:t>
      </w:r>
      <w:r>
        <w:rPr>
          <w:rFonts w:ascii="Times New Roman" w:eastAsia="宋体" w:hAnsi="Times New Roman" w:cs="Times New Roman" w:hint="eastAsia"/>
          <w:kern w:val="0"/>
          <w:sz w:val="24"/>
          <w:szCs w:val="24"/>
        </w:rPr>
        <w:t>冲突</w:t>
      </w:r>
      <w:r w:rsidR="001869E3">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可能性</w:t>
      </w:r>
      <w:r w:rsidRPr="002B2B00">
        <w:rPr>
          <w:rFonts w:ascii="Times New Roman" w:eastAsia="宋体" w:hAnsi="Times New Roman" w:cs="Times New Roman"/>
          <w:kern w:val="0"/>
          <w:position w:val="-14"/>
          <w:sz w:val="24"/>
          <w:szCs w:val="24"/>
        </w:rPr>
        <w:object w:dxaOrig="800" w:dyaOrig="400" w14:anchorId="23FF1DDF">
          <v:shape id="_x0000_i1192" type="#_x0000_t75" style="width:40.3pt;height:20.15pt" o:ole="">
            <v:imagedata r:id="rId330" o:title=""/>
          </v:shape>
          <o:OLEObject Type="Embed" ProgID="Equation.DSMT4" ShapeID="_x0000_i1192" DrawAspect="Content" ObjectID="_1624530010" r:id="rId331"/>
        </w:object>
      </w:r>
      <w:r>
        <w:rPr>
          <w:rFonts w:ascii="Times New Roman" w:eastAsia="宋体" w:hAnsi="Times New Roman" w:cs="Times New Roman" w:hint="eastAsia"/>
          <w:kern w:val="0"/>
          <w:sz w:val="24"/>
          <w:szCs w:val="24"/>
        </w:rPr>
        <w:t>，否则</w:t>
      </w:r>
      <w:r w:rsidRPr="002B2B00">
        <w:rPr>
          <w:rFonts w:ascii="Times New Roman" w:eastAsia="宋体" w:hAnsi="Times New Roman" w:cs="Times New Roman"/>
          <w:kern w:val="0"/>
          <w:position w:val="-14"/>
          <w:sz w:val="24"/>
          <w:szCs w:val="24"/>
        </w:rPr>
        <w:object w:dxaOrig="840" w:dyaOrig="400" w14:anchorId="0D29B6ED">
          <v:shape id="_x0000_i1193" type="#_x0000_t75" style="width:42.05pt;height:20.15pt" o:ole="">
            <v:imagedata r:id="rId332" o:title=""/>
          </v:shape>
          <o:OLEObject Type="Embed" ProgID="Equation.DSMT4" ShapeID="_x0000_i1193" DrawAspect="Content" ObjectID="_1624530011" r:id="rId333"/>
        </w:object>
      </w:r>
      <w:r>
        <w:rPr>
          <w:rFonts w:ascii="Times New Roman" w:eastAsia="宋体" w:hAnsi="Times New Roman" w:cs="Times New Roman" w:hint="eastAsia"/>
          <w:kern w:val="0"/>
          <w:sz w:val="24"/>
          <w:szCs w:val="24"/>
        </w:rPr>
        <w:t>。</w:t>
      </w:r>
    </w:p>
    <w:p w14:paraId="0BF39142" w14:textId="77777777" w:rsidR="00A35AF4" w:rsidRPr="00CB5BF1" w:rsidRDefault="00CB5BF1" w:rsidP="00CB5BF1">
      <w:pPr>
        <w:widowControl/>
        <w:jc w:val="left"/>
        <w:outlineLvl w:val="2"/>
        <w:rPr>
          <w:rFonts w:ascii="宋体" w:hAnsi="宋体" w:cs="宋体"/>
          <w:bCs/>
          <w:kern w:val="0"/>
          <w:szCs w:val="24"/>
        </w:rPr>
      </w:pPr>
      <w:r w:rsidRPr="00CB5BF1">
        <w:rPr>
          <w:rFonts w:ascii="宋体" w:hAnsi="宋体" w:cs="宋体" w:hint="eastAsia"/>
          <w:bCs/>
          <w:kern w:val="0"/>
          <w:szCs w:val="24"/>
        </w:rPr>
        <w:t>2</w:t>
      </w:r>
      <w:r w:rsidRPr="00CB5BF1">
        <w:rPr>
          <w:rFonts w:ascii="宋体" w:hAnsi="宋体" w:cs="宋体"/>
          <w:bCs/>
          <w:kern w:val="0"/>
          <w:szCs w:val="24"/>
        </w:rPr>
        <w:t xml:space="preserve">.1.4 </w:t>
      </w:r>
      <w:r w:rsidRPr="00CB5BF1">
        <w:rPr>
          <w:rFonts w:ascii="宋体" w:hAnsi="宋体" w:cs="宋体" w:hint="eastAsia"/>
          <w:bCs/>
          <w:kern w:val="0"/>
          <w:szCs w:val="24"/>
        </w:rPr>
        <w:t>效用函数</w:t>
      </w:r>
    </w:p>
    <w:p w14:paraId="1A185730" w14:textId="77777777" w:rsidR="00974F57" w:rsidRDefault="00974F57" w:rsidP="003946A0">
      <w:pPr>
        <w:widowControl/>
        <w:snapToGrid w:val="0"/>
        <w:spacing w:line="360" w:lineRule="auto"/>
        <w:ind w:firstLineChars="200" w:firstLine="480"/>
        <w:jc w:val="left"/>
        <w:rPr>
          <w:rFonts w:ascii="宋体" w:eastAsia="宋体" w:hAnsi="宋体" w:cs="Times New Roman"/>
          <w:sz w:val="24"/>
          <w:szCs w:val="24"/>
        </w:rPr>
      </w:pPr>
      <w:r w:rsidRPr="0053443C">
        <w:rPr>
          <w:rFonts w:ascii="宋体" w:eastAsia="宋体" w:hAnsi="宋体" w:cs="Times New Roman" w:hint="eastAsia"/>
          <w:sz w:val="24"/>
          <w:szCs w:val="24"/>
        </w:rPr>
        <w:t>在子规划中心，如果任务</w:t>
      </w:r>
      <w:r w:rsidR="000B4371" w:rsidRPr="0053443C">
        <w:rPr>
          <w:rFonts w:ascii="宋体" w:eastAsia="宋体" w:hAnsi="宋体" w:cs="Times New Roman"/>
          <w:position w:val="-12"/>
          <w:sz w:val="24"/>
          <w:szCs w:val="24"/>
        </w:rPr>
        <w:object w:dxaOrig="220" w:dyaOrig="360" w14:anchorId="145B5D72">
          <v:shape id="_x0000_i1194" type="#_x0000_t75" style="width:10.35pt;height:19.6pt" o:ole="">
            <v:imagedata r:id="rId334" o:title=""/>
          </v:shape>
          <o:OLEObject Type="Embed" ProgID="Equation.DSMT4" ShapeID="_x0000_i1194" DrawAspect="Content" ObjectID="_1624530012" r:id="rId335"/>
        </w:object>
      </w:r>
      <w:r w:rsidRPr="0053443C">
        <w:rPr>
          <w:rFonts w:ascii="宋体" w:eastAsia="宋体" w:hAnsi="宋体" w:cs="Times New Roman" w:hint="eastAsia"/>
          <w:sz w:val="24"/>
          <w:szCs w:val="24"/>
        </w:rPr>
        <w:t>有更多的观测机会，那么任务</w:t>
      </w:r>
      <w:r w:rsidR="000B4371" w:rsidRPr="0053443C">
        <w:rPr>
          <w:rFonts w:ascii="宋体" w:eastAsia="宋体" w:hAnsi="宋体" w:cs="Times New Roman"/>
          <w:position w:val="-12"/>
          <w:sz w:val="24"/>
          <w:szCs w:val="24"/>
        </w:rPr>
        <w:object w:dxaOrig="180" w:dyaOrig="360" w14:anchorId="101C8C80">
          <v:shape id="_x0000_i1195" type="#_x0000_t75" style="width:9.2pt;height:19.6pt" o:ole="">
            <v:imagedata r:id="rId336" o:title=""/>
          </v:shape>
          <o:OLEObject Type="Embed" ProgID="Equation.DSMT4" ShapeID="_x0000_i1195" DrawAspect="Content" ObjectID="_1624530013" r:id="rId337"/>
        </w:object>
      </w:r>
      <w:r w:rsidRPr="0053443C">
        <w:rPr>
          <w:rFonts w:ascii="宋体" w:eastAsia="宋体" w:hAnsi="宋体" w:cs="Times New Roman" w:hint="eastAsia"/>
          <w:sz w:val="24"/>
          <w:szCs w:val="24"/>
        </w:rPr>
        <w:t>就倾向于分配给这个子规划中心。同时，如果任务</w:t>
      </w:r>
      <w:r w:rsidR="000B4371" w:rsidRPr="0053443C">
        <w:rPr>
          <w:rFonts w:ascii="宋体" w:eastAsia="宋体" w:hAnsi="宋体" w:cs="Times New Roman"/>
          <w:position w:val="-12"/>
          <w:sz w:val="24"/>
          <w:szCs w:val="24"/>
        </w:rPr>
        <w:object w:dxaOrig="180" w:dyaOrig="360" w14:anchorId="3246B2D0">
          <v:shape id="_x0000_i1196" type="#_x0000_t75" style="width:9.2pt;height:19.6pt" o:ole="">
            <v:imagedata r:id="rId338" o:title=""/>
          </v:shape>
          <o:OLEObject Type="Embed" ProgID="Equation.DSMT4" ShapeID="_x0000_i1196" DrawAspect="Content" ObjectID="_1624530014" r:id="rId339"/>
        </w:object>
      </w:r>
      <w:r w:rsidRPr="0053443C">
        <w:rPr>
          <w:rFonts w:ascii="宋体" w:eastAsia="宋体" w:hAnsi="宋体" w:cs="Times New Roman" w:hint="eastAsia"/>
          <w:sz w:val="24"/>
          <w:szCs w:val="24"/>
        </w:rPr>
        <w:t>在子</w:t>
      </w:r>
      <w:r>
        <w:rPr>
          <w:rFonts w:ascii="宋体" w:eastAsia="宋体" w:hAnsi="宋体" w:cs="Times New Roman" w:hint="eastAsia"/>
          <w:sz w:val="24"/>
          <w:szCs w:val="24"/>
        </w:rPr>
        <w:t>规划中心与已调度的任务发生冲突可能会造成任务总收益值的损失，所以冲突度越大，造成任务总的收益值损失的可能性越大，这</w:t>
      </w:r>
      <w:r w:rsidRPr="0053443C">
        <w:rPr>
          <w:rFonts w:ascii="宋体" w:eastAsia="宋体" w:hAnsi="宋体" w:cs="Times New Roman" w:hint="eastAsia"/>
          <w:sz w:val="24"/>
          <w:szCs w:val="24"/>
        </w:rPr>
        <w:t>意味着任务</w:t>
      </w:r>
      <w:r w:rsidR="000B4371" w:rsidRPr="0053443C">
        <w:rPr>
          <w:rFonts w:ascii="宋体" w:eastAsia="宋体" w:hAnsi="宋体" w:cs="Times New Roman"/>
          <w:position w:val="-12"/>
          <w:sz w:val="24"/>
          <w:szCs w:val="24"/>
        </w:rPr>
        <w:object w:dxaOrig="180" w:dyaOrig="360" w14:anchorId="5D46A4C3">
          <v:shape id="_x0000_i1197" type="#_x0000_t75" style="width:9.2pt;height:19.6pt" o:ole="">
            <v:imagedata r:id="rId340" o:title=""/>
          </v:shape>
          <o:OLEObject Type="Embed" ProgID="Equation.DSMT4" ShapeID="_x0000_i1197" DrawAspect="Content" ObjectID="_1624530015" r:id="rId341"/>
        </w:object>
      </w:r>
      <w:r w:rsidR="00B931F0">
        <w:rPr>
          <w:rFonts w:ascii="宋体" w:eastAsia="宋体" w:hAnsi="宋体" w:cs="Times New Roman" w:hint="eastAsia"/>
          <w:sz w:val="24"/>
          <w:szCs w:val="24"/>
        </w:rPr>
        <w:t>能被该子规划中心所拥有的观测资源调度并完成的可能性越小。</w:t>
      </w:r>
      <w:r w:rsidRPr="0053443C">
        <w:rPr>
          <w:rFonts w:ascii="宋体" w:eastAsia="宋体" w:hAnsi="宋体" w:cs="Times New Roman" w:hint="eastAsia"/>
          <w:sz w:val="24"/>
          <w:szCs w:val="24"/>
        </w:rPr>
        <w:t>因此本文构建一个效用函数，基于任务的观测机会和冲突度</w:t>
      </w:r>
      <w:r w:rsidR="00B931F0">
        <w:rPr>
          <w:rFonts w:ascii="宋体" w:eastAsia="宋体" w:hAnsi="宋体" w:cs="Times New Roman" w:hint="eastAsia"/>
          <w:sz w:val="24"/>
          <w:szCs w:val="24"/>
        </w:rPr>
        <w:t>，以及子规划中心所属的观测资源数量</w:t>
      </w:r>
      <w:r w:rsidRPr="0053443C">
        <w:rPr>
          <w:rFonts w:ascii="宋体" w:eastAsia="宋体" w:hAnsi="宋体" w:cs="Times New Roman" w:hint="eastAsia"/>
          <w:sz w:val="24"/>
          <w:szCs w:val="24"/>
        </w:rPr>
        <w:t>，按照最大效用值选择对应的子规划中心。</w:t>
      </w:r>
    </w:p>
    <w:p w14:paraId="32D5877B" w14:textId="77777777" w:rsidR="00AE4DB2" w:rsidRDefault="00B73CB8" w:rsidP="00AE4DB2">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假设子规划中心集为</w:t>
      </w:r>
      <w:r w:rsidRPr="00B73CB8">
        <w:rPr>
          <w:rFonts w:ascii="Times New Roman" w:eastAsia="宋体" w:hAnsi="Times New Roman" w:cs="Times New Roman"/>
          <w:kern w:val="0"/>
          <w:position w:val="-12"/>
          <w:sz w:val="24"/>
          <w:szCs w:val="24"/>
        </w:rPr>
        <w:object w:dxaOrig="2120" w:dyaOrig="360" w14:anchorId="7A2BA673">
          <v:shape id="_x0000_i1198" type="#_x0000_t75" style="width:106pt;height:18.45pt" o:ole="">
            <v:imagedata r:id="rId342" o:title=""/>
          </v:shape>
          <o:OLEObject Type="Embed" ProgID="Equation.DSMT4" ShapeID="_x0000_i1198" DrawAspect="Content" ObjectID="_1624530016" r:id="rId343"/>
        </w:object>
      </w:r>
      <w:r>
        <w:rPr>
          <w:rFonts w:ascii="Times New Roman" w:eastAsia="宋体" w:hAnsi="Times New Roman" w:cs="Times New Roman" w:hint="eastAsia"/>
          <w:kern w:val="0"/>
          <w:sz w:val="24"/>
          <w:szCs w:val="24"/>
        </w:rPr>
        <w:t>，其中</w:t>
      </w:r>
      <w:r w:rsidRPr="00B73CB8">
        <w:rPr>
          <w:rFonts w:ascii="Times New Roman" w:eastAsia="宋体" w:hAnsi="Times New Roman" w:cs="Times New Roman"/>
          <w:kern w:val="0"/>
          <w:position w:val="-12"/>
          <w:sz w:val="24"/>
          <w:szCs w:val="24"/>
        </w:rPr>
        <w:object w:dxaOrig="279" w:dyaOrig="360" w14:anchorId="779D9345">
          <v:shape id="_x0000_i1199" type="#_x0000_t75" style="width:13.8pt;height:18.45pt" o:ole="">
            <v:imagedata r:id="rId344" o:title=""/>
          </v:shape>
          <o:OLEObject Type="Embed" ProgID="Equation.DSMT4" ShapeID="_x0000_i1199" DrawAspect="Content" ObjectID="_1624530017" r:id="rId345"/>
        </w:object>
      </w:r>
      <w:r>
        <w:rPr>
          <w:rFonts w:ascii="Times New Roman" w:eastAsia="宋体" w:hAnsi="Times New Roman" w:cs="Times New Roman" w:hint="eastAsia"/>
          <w:kern w:val="0"/>
          <w:sz w:val="24"/>
          <w:szCs w:val="24"/>
        </w:rPr>
        <w:t>表示子规划中心的</w:t>
      </w:r>
      <w:r w:rsidR="009D7BFF">
        <w:rPr>
          <w:rFonts w:ascii="Times New Roman" w:eastAsia="宋体" w:hAnsi="Times New Roman" w:cs="Times New Roman" w:hint="eastAsia"/>
          <w:kern w:val="0"/>
          <w:sz w:val="24"/>
          <w:szCs w:val="24"/>
        </w:rPr>
        <w:t>观测</w:t>
      </w:r>
      <w:r>
        <w:rPr>
          <w:rFonts w:ascii="Times New Roman" w:eastAsia="宋体" w:hAnsi="Times New Roman" w:cs="Times New Roman" w:hint="eastAsia"/>
          <w:kern w:val="0"/>
          <w:sz w:val="24"/>
          <w:szCs w:val="24"/>
        </w:rPr>
        <w:t>资源集。效用函数</w:t>
      </w:r>
      <w:r w:rsidR="00974F57">
        <w:rPr>
          <w:rFonts w:ascii="Times New Roman" w:eastAsia="宋体" w:hAnsi="Times New Roman" w:cs="Times New Roman" w:hint="eastAsia"/>
          <w:kern w:val="0"/>
          <w:sz w:val="24"/>
          <w:szCs w:val="24"/>
        </w:rPr>
        <w:t>为</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416"/>
        <w:gridCol w:w="940"/>
      </w:tblGrid>
      <w:tr w:rsidR="00AE4DB2" w14:paraId="06CDDB02" w14:textId="77777777" w:rsidTr="007E19CA">
        <w:tc>
          <w:tcPr>
            <w:tcW w:w="940" w:type="dxa"/>
          </w:tcPr>
          <w:p w14:paraId="44BB589E" w14:textId="77777777" w:rsidR="00AE4DB2" w:rsidRDefault="00AE4DB2" w:rsidP="00475F59">
            <w:pPr>
              <w:widowControl/>
              <w:spacing w:line="360" w:lineRule="auto"/>
              <w:rPr>
                <w:rFonts w:ascii="Times New Roman" w:hAnsi="Times New Roman"/>
                <w:kern w:val="0"/>
                <w:sz w:val="24"/>
                <w:szCs w:val="24"/>
              </w:rPr>
            </w:pPr>
          </w:p>
        </w:tc>
        <w:tc>
          <w:tcPr>
            <w:tcW w:w="6416" w:type="dxa"/>
            <w:vAlign w:val="center"/>
          </w:tcPr>
          <w:p w14:paraId="6243848E" w14:textId="77777777" w:rsidR="00AE4DB2" w:rsidRDefault="00AE4DB2" w:rsidP="00AE4DB2">
            <w:pPr>
              <w:widowControl/>
              <w:spacing w:line="360" w:lineRule="auto"/>
              <w:jc w:val="center"/>
              <w:rPr>
                <w:rFonts w:ascii="Times New Roman" w:hAnsi="Times New Roman"/>
                <w:kern w:val="0"/>
                <w:sz w:val="24"/>
                <w:szCs w:val="24"/>
              </w:rPr>
            </w:pPr>
            <w:r w:rsidRPr="0053443C">
              <w:rPr>
                <w:rFonts w:ascii="Times New Roman" w:eastAsiaTheme="minorEastAsia" w:hAnsi="Times New Roman" w:cstheme="minorBidi"/>
                <w:kern w:val="0"/>
                <w:position w:val="-42"/>
                <w:sz w:val="24"/>
                <w:szCs w:val="24"/>
              </w:rPr>
              <w:object w:dxaOrig="2560" w:dyaOrig="840" w14:anchorId="7327A3E4">
                <v:shape id="_x0000_i1200" type="#_x0000_t75" style="width:127.85pt;height:42.05pt" o:ole="">
                  <v:imagedata r:id="rId346" o:title=""/>
                </v:shape>
                <o:OLEObject Type="Embed" ProgID="Equation.DSMT4" ShapeID="_x0000_i1200" DrawAspect="Content" ObjectID="_1624530018" r:id="rId347"/>
              </w:object>
            </w:r>
          </w:p>
        </w:tc>
        <w:tc>
          <w:tcPr>
            <w:tcW w:w="940" w:type="dxa"/>
            <w:vAlign w:val="center"/>
          </w:tcPr>
          <w:p w14:paraId="53412FA6" w14:textId="77777777"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5</w:t>
            </w:r>
            <w:r>
              <w:rPr>
                <w:rFonts w:ascii="Times New Roman" w:hAnsi="Times New Roman" w:hint="eastAsia"/>
                <w:kern w:val="0"/>
                <w:sz w:val="24"/>
                <w:szCs w:val="24"/>
              </w:rPr>
              <w:t>）</w:t>
            </w:r>
          </w:p>
        </w:tc>
      </w:tr>
    </w:tbl>
    <w:p w14:paraId="22579E31" w14:textId="77777777" w:rsidR="0053443C" w:rsidRDefault="0053443C" w:rsidP="0053443C">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Pr="0053443C">
        <w:rPr>
          <w:rFonts w:ascii="Times New Roman" w:eastAsia="宋体" w:hAnsi="Times New Roman" w:cs="Times New Roman"/>
          <w:kern w:val="0"/>
          <w:position w:val="-12"/>
          <w:sz w:val="24"/>
          <w:szCs w:val="24"/>
        </w:rPr>
        <w:object w:dxaOrig="360" w:dyaOrig="360" w14:anchorId="52C75C56">
          <v:shape id="_x0000_i1201" type="#_x0000_t75" style="width:18.45pt;height:18.45pt" o:ole="">
            <v:imagedata r:id="rId348" o:title=""/>
          </v:shape>
          <o:OLEObject Type="Embed" ProgID="Equation.DSMT4" ShapeID="_x0000_i1201" DrawAspect="Content" ObjectID="_1624530019" r:id="rId349"/>
        </w:object>
      </w:r>
      <w:r>
        <w:rPr>
          <w:rFonts w:ascii="Times New Roman" w:eastAsia="宋体" w:hAnsi="Times New Roman" w:cs="Times New Roman" w:hint="eastAsia"/>
          <w:kern w:val="0"/>
          <w:sz w:val="24"/>
          <w:szCs w:val="24"/>
        </w:rPr>
        <w:t>表示任务</w:t>
      </w:r>
      <w:r w:rsidR="000B4371" w:rsidRPr="0053443C">
        <w:rPr>
          <w:rFonts w:ascii="Times New Roman" w:eastAsia="宋体" w:hAnsi="Times New Roman" w:cs="Times New Roman"/>
          <w:kern w:val="0"/>
          <w:position w:val="-12"/>
          <w:sz w:val="24"/>
          <w:szCs w:val="24"/>
        </w:rPr>
        <w:object w:dxaOrig="180" w:dyaOrig="360" w14:anchorId="452E287B">
          <v:shape id="_x0000_i1202" type="#_x0000_t75" style="width:9.2pt;height:18.45pt" o:ole="">
            <v:imagedata r:id="rId350" o:title=""/>
          </v:shape>
          <o:OLEObject Type="Embed" ProgID="Equation.DSMT4" ShapeID="_x0000_i1202" DrawAspect="Content" ObjectID="_1624530020" r:id="rId351"/>
        </w:object>
      </w:r>
      <w:r>
        <w:rPr>
          <w:rFonts w:ascii="Times New Roman" w:eastAsia="宋体" w:hAnsi="Times New Roman" w:cs="Times New Roman" w:hint="eastAsia"/>
          <w:kern w:val="0"/>
          <w:sz w:val="24"/>
          <w:szCs w:val="24"/>
        </w:rPr>
        <w:t>在子规</w:t>
      </w:r>
      <w:r w:rsidRPr="00F43639">
        <w:rPr>
          <w:rFonts w:ascii="Times New Roman" w:eastAsia="宋体" w:hAnsi="Times New Roman" w:cs="Times New Roman"/>
          <w:kern w:val="0"/>
          <w:sz w:val="24"/>
          <w:szCs w:val="24"/>
        </w:rPr>
        <w:t>划中心</w:t>
      </w:r>
      <w:r w:rsidRPr="00F43639">
        <w:rPr>
          <w:rFonts w:ascii="Times New Roman" w:eastAsia="宋体" w:hAnsi="Times New Roman" w:cs="Times New Roman"/>
          <w:i/>
          <w:kern w:val="0"/>
          <w:sz w:val="24"/>
          <w:szCs w:val="24"/>
        </w:rPr>
        <w:t>k</w:t>
      </w:r>
      <w:r w:rsidRPr="00F43639">
        <w:rPr>
          <w:rFonts w:ascii="Times New Roman" w:eastAsia="宋体" w:hAnsi="Times New Roman" w:cs="Times New Roman"/>
          <w:kern w:val="0"/>
          <w:sz w:val="24"/>
          <w:szCs w:val="24"/>
        </w:rPr>
        <w:t>的效</w:t>
      </w:r>
      <w:r>
        <w:rPr>
          <w:rFonts w:ascii="Times New Roman" w:eastAsia="宋体" w:hAnsi="Times New Roman" w:cs="Times New Roman" w:hint="eastAsia"/>
          <w:kern w:val="0"/>
          <w:sz w:val="24"/>
          <w:szCs w:val="24"/>
        </w:rPr>
        <w:t>用值</w:t>
      </w:r>
      <w:r w:rsidR="00E64A0A">
        <w:rPr>
          <w:rFonts w:ascii="Times New Roman" w:eastAsia="宋体" w:hAnsi="Times New Roman" w:cs="Times New Roman" w:hint="eastAsia"/>
          <w:kern w:val="0"/>
          <w:sz w:val="24"/>
          <w:szCs w:val="24"/>
        </w:rPr>
        <w:t>，</w:t>
      </w:r>
      <w:r w:rsidR="00E64A0A" w:rsidRPr="00E64A0A">
        <w:rPr>
          <w:rFonts w:ascii="Times New Roman" w:eastAsia="宋体" w:hAnsi="Times New Roman" w:cs="Times New Roman"/>
          <w:kern w:val="0"/>
          <w:position w:val="-14"/>
          <w:sz w:val="24"/>
          <w:szCs w:val="24"/>
        </w:rPr>
        <w:object w:dxaOrig="260" w:dyaOrig="380" w14:anchorId="16D3DD57">
          <v:shape id="_x0000_i1203" type="#_x0000_t75" style="width:12.65pt;height:19pt" o:ole="">
            <v:imagedata r:id="rId352" o:title=""/>
          </v:shape>
          <o:OLEObject Type="Embed" ProgID="Equation.DSMT4" ShapeID="_x0000_i1203" DrawAspect="Content" ObjectID="_1624530021" r:id="rId353"/>
        </w:object>
      </w:r>
      <w:r w:rsidR="00E64A0A">
        <w:rPr>
          <w:rFonts w:ascii="Times New Roman" w:eastAsia="宋体" w:hAnsi="Times New Roman" w:cs="Times New Roman" w:hint="eastAsia"/>
          <w:kern w:val="0"/>
          <w:sz w:val="24"/>
          <w:szCs w:val="24"/>
        </w:rPr>
        <w:t>表示任务</w:t>
      </w:r>
      <w:r w:rsidR="000B4371" w:rsidRPr="0053443C">
        <w:rPr>
          <w:rFonts w:ascii="Times New Roman" w:eastAsia="宋体" w:hAnsi="Times New Roman" w:cs="Times New Roman"/>
          <w:kern w:val="0"/>
          <w:position w:val="-12"/>
          <w:sz w:val="24"/>
          <w:szCs w:val="24"/>
        </w:rPr>
        <w:object w:dxaOrig="180" w:dyaOrig="360" w14:anchorId="58DF003C">
          <v:shape id="_x0000_i1204" type="#_x0000_t75" style="width:9.2pt;height:18.45pt" o:ole="">
            <v:imagedata r:id="rId354" o:title=""/>
          </v:shape>
          <o:OLEObject Type="Embed" ProgID="Equation.DSMT4" ShapeID="_x0000_i1204" DrawAspect="Content" ObjectID="_1624530022" r:id="rId355"/>
        </w:object>
      </w:r>
      <w:r w:rsidR="00E64A0A">
        <w:rPr>
          <w:rFonts w:ascii="Times New Roman" w:eastAsia="宋体" w:hAnsi="Times New Roman" w:cs="Times New Roman" w:hint="eastAsia"/>
          <w:kern w:val="0"/>
          <w:sz w:val="24"/>
          <w:szCs w:val="24"/>
        </w:rPr>
        <w:t>在观测资源</w:t>
      </w:r>
      <w:r w:rsidR="00E64A0A" w:rsidRPr="00E64A0A">
        <w:rPr>
          <w:rFonts w:ascii="Times New Roman" w:eastAsia="宋体" w:hAnsi="Times New Roman" w:cs="Times New Roman" w:hint="eastAsia"/>
          <w:i/>
          <w:kern w:val="0"/>
          <w:sz w:val="24"/>
          <w:szCs w:val="24"/>
        </w:rPr>
        <w:t>j</w:t>
      </w:r>
      <w:r w:rsidR="00E64A0A">
        <w:rPr>
          <w:rFonts w:ascii="Times New Roman" w:eastAsia="宋体" w:hAnsi="Times New Roman" w:cs="Times New Roman" w:hint="eastAsia"/>
          <w:kern w:val="0"/>
          <w:sz w:val="24"/>
          <w:szCs w:val="24"/>
        </w:rPr>
        <w:t>下的冲突度。</w:t>
      </w:r>
    </w:p>
    <w:p w14:paraId="165C75B3" w14:textId="77777777" w:rsidR="0053443C" w:rsidRPr="00F43639" w:rsidRDefault="00F43639" w:rsidP="00F43639">
      <w:pPr>
        <w:widowControl/>
        <w:spacing w:before="100" w:beforeAutospacing="1" w:after="100" w:afterAutospacing="1"/>
        <w:jc w:val="left"/>
        <w:outlineLvl w:val="1"/>
        <w:rPr>
          <w:rFonts w:ascii="Times New Roman" w:eastAsia="黑体" w:hAnsi="Times New Roman" w:cs="Times New Roman"/>
          <w:b/>
          <w:kern w:val="0"/>
          <w:szCs w:val="24"/>
        </w:rPr>
      </w:pPr>
      <w:r w:rsidRPr="00F43639">
        <w:rPr>
          <w:rFonts w:ascii="Times New Roman" w:eastAsia="黑体" w:hAnsi="Times New Roman" w:cs="Times New Roman" w:hint="eastAsia"/>
          <w:b/>
          <w:kern w:val="0"/>
          <w:szCs w:val="24"/>
        </w:rPr>
        <w:lastRenderedPageBreak/>
        <w:t>2</w:t>
      </w:r>
      <w:r w:rsidRPr="00F43639">
        <w:rPr>
          <w:rFonts w:ascii="Times New Roman" w:eastAsia="黑体" w:hAnsi="Times New Roman" w:cs="Times New Roman"/>
          <w:b/>
          <w:kern w:val="0"/>
          <w:szCs w:val="24"/>
        </w:rPr>
        <w:t xml:space="preserve">.2 </w:t>
      </w:r>
      <w:r w:rsidRPr="00F43639">
        <w:rPr>
          <w:rFonts w:ascii="Times New Roman" w:eastAsia="黑体" w:hAnsi="Times New Roman" w:cs="Times New Roman" w:hint="eastAsia"/>
          <w:b/>
          <w:kern w:val="0"/>
          <w:szCs w:val="24"/>
        </w:rPr>
        <w:t>算法流程及框架</w:t>
      </w:r>
    </w:p>
    <w:p w14:paraId="741C1AD5" w14:textId="77777777" w:rsidR="005A372A" w:rsidRDefault="00104D61" w:rsidP="005A37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w:t>
      </w:r>
      <w:r w:rsidR="009D7BFF">
        <w:rPr>
          <w:rFonts w:ascii="Times New Roman" w:eastAsia="宋体" w:hAnsi="Times New Roman" w:cs="Times New Roman" w:hint="eastAsia"/>
          <w:kern w:val="0"/>
          <w:sz w:val="24"/>
          <w:szCs w:val="24"/>
        </w:rPr>
        <w:t>分而治之、迭代优化的</w:t>
      </w:r>
      <w:r>
        <w:rPr>
          <w:rFonts w:ascii="Times New Roman" w:eastAsia="宋体" w:hAnsi="Times New Roman" w:cs="Times New Roman" w:hint="eastAsia"/>
          <w:kern w:val="0"/>
          <w:sz w:val="24"/>
          <w:szCs w:val="24"/>
        </w:rPr>
        <w:t>思想，</w:t>
      </w:r>
      <w:r w:rsidR="00330467">
        <w:rPr>
          <w:rFonts w:ascii="Times New Roman" w:eastAsia="宋体" w:hAnsi="Times New Roman" w:cs="Times New Roman" w:hint="eastAsia"/>
          <w:kern w:val="0"/>
          <w:sz w:val="24"/>
          <w:szCs w:val="24"/>
        </w:rPr>
        <w:t>提出基于禁忌列表策略的</w:t>
      </w:r>
      <w:r w:rsidR="00163701">
        <w:rPr>
          <w:rFonts w:ascii="Times New Roman" w:eastAsia="宋体" w:hAnsi="Times New Roman" w:cs="Times New Roman" w:hint="eastAsia"/>
          <w:kern w:val="0"/>
          <w:sz w:val="24"/>
          <w:szCs w:val="24"/>
        </w:rPr>
        <w:t>两阶段任务规划</w:t>
      </w:r>
      <w:r w:rsidR="00330467">
        <w:rPr>
          <w:rFonts w:ascii="Times New Roman" w:eastAsia="宋体" w:hAnsi="Times New Roman" w:cs="Times New Roman" w:hint="eastAsia"/>
          <w:kern w:val="0"/>
          <w:sz w:val="24"/>
          <w:szCs w:val="24"/>
        </w:rPr>
        <w:t>算法</w:t>
      </w:r>
      <w:r>
        <w:rPr>
          <w:rFonts w:ascii="Times New Roman" w:eastAsia="宋体" w:hAnsi="Times New Roman" w:cs="Times New Roman" w:hint="eastAsia"/>
          <w:kern w:val="0"/>
          <w:sz w:val="24"/>
          <w:szCs w:val="24"/>
        </w:rPr>
        <w:t>（</w:t>
      </w:r>
      <w:r w:rsidR="00163701">
        <w:rPr>
          <w:rFonts w:ascii="Times New Roman" w:eastAsia="宋体" w:hAnsi="Times New Roman" w:cs="Times New Roman" w:hint="eastAsia"/>
          <w:kern w:val="0"/>
          <w:sz w:val="24"/>
          <w:szCs w:val="24"/>
        </w:rPr>
        <w:t>T</w:t>
      </w:r>
      <w:r w:rsidR="00163701">
        <w:rPr>
          <w:rFonts w:ascii="Times New Roman" w:eastAsia="宋体" w:hAnsi="Times New Roman" w:cs="Times New Roman"/>
          <w:kern w:val="0"/>
          <w:sz w:val="24"/>
          <w:szCs w:val="24"/>
        </w:rPr>
        <w:t xml:space="preserve">wo-stage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asks </w:t>
      </w:r>
      <w:r w:rsidR="0074636F">
        <w:rPr>
          <w:rFonts w:ascii="Times New Roman" w:eastAsia="宋体" w:hAnsi="Times New Roman" w:cs="Times New Roman"/>
          <w:kern w:val="0"/>
          <w:sz w:val="24"/>
          <w:szCs w:val="24"/>
        </w:rPr>
        <w:t>A</w:t>
      </w:r>
      <w:r w:rsidR="0074636F">
        <w:rPr>
          <w:rFonts w:ascii="Times New Roman" w:eastAsia="宋体" w:hAnsi="Times New Roman" w:cs="Times New Roman" w:hint="eastAsia"/>
          <w:kern w:val="0"/>
          <w:sz w:val="24"/>
          <w:szCs w:val="24"/>
        </w:rPr>
        <w:t>ssi</w:t>
      </w:r>
      <w:r w:rsidR="0074636F">
        <w:rPr>
          <w:rFonts w:ascii="Times New Roman" w:eastAsia="宋体" w:hAnsi="Times New Roman" w:cs="Times New Roman"/>
          <w:kern w:val="0"/>
          <w:sz w:val="24"/>
          <w:szCs w:val="24"/>
        </w:rPr>
        <w:t>gnment</w:t>
      </w:r>
      <w:r>
        <w:rPr>
          <w:rFonts w:ascii="Times New Roman" w:eastAsia="宋体" w:hAnsi="Times New Roman" w:cs="Times New Roman"/>
          <w:kern w:val="0"/>
          <w:sz w:val="24"/>
          <w:szCs w:val="24"/>
        </w:rPr>
        <w:t xml:space="preserve"> Algorithm based on Taboo L</w:t>
      </w:r>
      <w:r w:rsidRPr="00104D61">
        <w:rPr>
          <w:rFonts w:ascii="Times New Roman" w:eastAsia="宋体" w:hAnsi="Times New Roman" w:cs="Times New Roman"/>
          <w:kern w:val="0"/>
          <w:sz w:val="24"/>
          <w:szCs w:val="24"/>
        </w:rPr>
        <w:t>ist</w:t>
      </w:r>
      <w:r>
        <w:rPr>
          <w:rFonts w:ascii="Times New Roman" w:eastAsia="宋体" w:hAnsi="Times New Roman" w:cs="Times New Roman"/>
          <w:kern w:val="0"/>
          <w:sz w:val="24"/>
          <w:szCs w:val="24"/>
        </w:rPr>
        <w:t>, T</w:t>
      </w:r>
      <w:r w:rsidR="0074636F">
        <w:rPr>
          <w:rFonts w:ascii="Times New Roman" w:eastAsia="宋体" w:hAnsi="Times New Roman" w:cs="Times New Roman"/>
          <w:kern w:val="0"/>
          <w:sz w:val="24"/>
          <w:szCs w:val="24"/>
        </w:rPr>
        <w:t>TA</w:t>
      </w:r>
      <w:r>
        <w:rPr>
          <w:rFonts w:ascii="Times New Roman" w:eastAsia="宋体" w:hAnsi="Times New Roman" w:cs="Times New Roman"/>
          <w:kern w:val="0"/>
          <w:sz w:val="24"/>
          <w:szCs w:val="24"/>
        </w:rPr>
        <w:t>A</w:t>
      </w:r>
      <w:r w:rsidR="0016370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TL</w:t>
      </w:r>
      <w:r>
        <w:rPr>
          <w:rFonts w:ascii="Times New Roman" w:eastAsia="宋体" w:hAnsi="Times New Roman" w:cs="Times New Roman" w:hint="eastAsia"/>
          <w:kern w:val="0"/>
          <w:sz w:val="24"/>
          <w:szCs w:val="24"/>
        </w:rPr>
        <w:t>）</w:t>
      </w:r>
      <w:r w:rsidR="00330467">
        <w:rPr>
          <w:rFonts w:ascii="Times New Roman" w:eastAsia="宋体" w:hAnsi="Times New Roman" w:cs="Times New Roman" w:hint="eastAsia"/>
          <w:kern w:val="0"/>
          <w:sz w:val="24"/>
          <w:szCs w:val="24"/>
        </w:rPr>
        <w:t>，按照根据启发式准则构造的效用函数为待调度的任务选择合适的子规划中心进行分配。</w:t>
      </w:r>
      <w:r w:rsidR="00D859AC">
        <w:rPr>
          <w:rFonts w:ascii="Times New Roman" w:eastAsia="宋体" w:hAnsi="Times New Roman" w:cs="Times New Roman" w:hint="eastAsia"/>
          <w:kern w:val="0"/>
          <w:sz w:val="24"/>
          <w:szCs w:val="24"/>
        </w:rPr>
        <w:t>构造两个禁忌列表，禁忌列表</w:t>
      </w:r>
      <w:r w:rsidR="00D859AC">
        <w:rPr>
          <w:rFonts w:ascii="Times New Roman" w:eastAsia="宋体" w:hAnsi="Times New Roman" w:cs="Times New Roman" w:hint="eastAsia"/>
          <w:kern w:val="0"/>
          <w:sz w:val="24"/>
          <w:szCs w:val="24"/>
        </w:rPr>
        <w:t>Tabu</w:t>
      </w:r>
      <w:r w:rsidR="00D859AC">
        <w:rPr>
          <w:rFonts w:ascii="Times New Roman" w:eastAsia="宋体" w:hAnsi="Times New Roman" w:cs="Times New Roman"/>
          <w:kern w:val="0"/>
          <w:sz w:val="24"/>
          <w:szCs w:val="24"/>
        </w:rPr>
        <w:t>1</w:t>
      </w:r>
      <w:r w:rsidR="00D859AC">
        <w:rPr>
          <w:rFonts w:ascii="Times New Roman" w:eastAsia="宋体" w:hAnsi="Times New Roman" w:cs="Times New Roman" w:hint="eastAsia"/>
          <w:kern w:val="0"/>
          <w:sz w:val="24"/>
          <w:szCs w:val="24"/>
        </w:rPr>
        <w:t>对任务删除操作进行禁忌，禁忌列表</w:t>
      </w:r>
      <w:r w:rsidR="00D859AC">
        <w:rPr>
          <w:rFonts w:ascii="Times New Roman" w:eastAsia="宋体" w:hAnsi="Times New Roman" w:cs="Times New Roman" w:hint="eastAsia"/>
          <w:kern w:val="0"/>
          <w:sz w:val="24"/>
          <w:szCs w:val="24"/>
        </w:rPr>
        <w:t>T</w:t>
      </w:r>
      <w:r w:rsidR="00D859AC">
        <w:rPr>
          <w:rFonts w:ascii="Times New Roman" w:eastAsia="宋体" w:hAnsi="Times New Roman" w:cs="Times New Roman"/>
          <w:kern w:val="0"/>
          <w:sz w:val="24"/>
          <w:szCs w:val="24"/>
        </w:rPr>
        <w:t>abu2</w:t>
      </w:r>
      <w:r w:rsidR="00D859AC">
        <w:rPr>
          <w:rFonts w:ascii="Times New Roman" w:eastAsia="宋体" w:hAnsi="Times New Roman" w:cs="Times New Roman" w:hint="eastAsia"/>
          <w:kern w:val="0"/>
          <w:sz w:val="24"/>
          <w:szCs w:val="24"/>
        </w:rPr>
        <w:t>是对任务插入操作进行禁忌。</w:t>
      </w:r>
      <w:r w:rsidR="00330467">
        <w:rPr>
          <w:rFonts w:ascii="Times New Roman" w:eastAsia="宋体" w:hAnsi="Times New Roman" w:cs="Times New Roman" w:hint="eastAsia"/>
          <w:kern w:val="0"/>
          <w:sz w:val="24"/>
          <w:szCs w:val="24"/>
        </w:rPr>
        <w:t>卫星子规划中心</w:t>
      </w:r>
      <w:r w:rsidR="00330467">
        <w:rPr>
          <w:rFonts w:ascii="Times New Roman" w:eastAsia="宋体" w:hAnsi="Times New Roman" w:cs="Times New Roman" w:hint="eastAsia"/>
          <w:kern w:val="0"/>
          <w:sz w:val="24"/>
          <w:szCs w:val="24"/>
        </w:rPr>
        <w:t>Agent</w:t>
      </w:r>
      <w:r w:rsidR="00330467">
        <w:rPr>
          <w:rFonts w:ascii="Times New Roman" w:eastAsia="宋体" w:hAnsi="Times New Roman" w:cs="Times New Roman" w:hint="eastAsia"/>
          <w:kern w:val="0"/>
          <w:sz w:val="24"/>
          <w:szCs w:val="24"/>
        </w:rPr>
        <w:t>采用基于信息素策略的启发式算法为分配给卫星子规划中心的任务进行规划，</w:t>
      </w:r>
      <w:r w:rsidR="00330467">
        <w:rPr>
          <w:rFonts w:ascii="Times New Roman" w:eastAsia="宋体" w:hAnsi="Times New Roman" w:cs="Times New Roman" w:hint="eastAsia"/>
          <w:kern w:val="0"/>
          <w:sz w:val="24"/>
          <w:szCs w:val="24"/>
        </w:rPr>
        <w:t>U</w:t>
      </w:r>
      <w:r w:rsidR="00330467">
        <w:rPr>
          <w:rFonts w:ascii="Times New Roman" w:eastAsia="宋体" w:hAnsi="Times New Roman" w:cs="Times New Roman"/>
          <w:kern w:val="0"/>
          <w:sz w:val="24"/>
          <w:szCs w:val="24"/>
        </w:rPr>
        <w:t>AV</w:t>
      </w:r>
      <w:r w:rsidR="00330467">
        <w:rPr>
          <w:rFonts w:ascii="Times New Roman" w:eastAsia="宋体" w:hAnsi="Times New Roman" w:cs="Times New Roman" w:hint="eastAsia"/>
          <w:kern w:val="0"/>
          <w:sz w:val="24"/>
          <w:szCs w:val="24"/>
        </w:rPr>
        <w:t>子规划中心</w:t>
      </w:r>
      <w:r w:rsidR="00330467">
        <w:rPr>
          <w:rFonts w:ascii="Times New Roman" w:eastAsia="宋体" w:hAnsi="Times New Roman" w:cs="Times New Roman" w:hint="eastAsia"/>
          <w:kern w:val="0"/>
          <w:sz w:val="24"/>
          <w:szCs w:val="24"/>
        </w:rPr>
        <w:t>A</w:t>
      </w:r>
      <w:r w:rsidR="00330467">
        <w:rPr>
          <w:rFonts w:ascii="Times New Roman" w:eastAsia="宋体" w:hAnsi="Times New Roman" w:cs="Times New Roman"/>
          <w:kern w:val="0"/>
          <w:sz w:val="24"/>
          <w:szCs w:val="24"/>
        </w:rPr>
        <w:t>gent</w:t>
      </w:r>
      <w:r w:rsidR="00330467">
        <w:rPr>
          <w:rFonts w:ascii="Times New Roman" w:eastAsia="宋体" w:hAnsi="Times New Roman" w:cs="Times New Roman" w:hint="eastAsia"/>
          <w:kern w:val="0"/>
          <w:sz w:val="24"/>
          <w:szCs w:val="24"/>
        </w:rPr>
        <w:t>采用</w:t>
      </w:r>
      <w:r w:rsidR="00330467">
        <w:rPr>
          <w:rFonts w:ascii="Times New Roman" w:eastAsia="宋体" w:hAnsi="Times New Roman" w:cs="Times New Roman" w:hint="eastAsia"/>
          <w:kern w:val="0"/>
          <w:sz w:val="24"/>
          <w:szCs w:val="24"/>
        </w:rPr>
        <w:t>S</w:t>
      </w:r>
      <w:r w:rsidR="00330467">
        <w:rPr>
          <w:rFonts w:ascii="Times New Roman" w:eastAsia="宋体" w:hAnsi="Times New Roman" w:cs="Times New Roman"/>
          <w:kern w:val="0"/>
          <w:sz w:val="24"/>
          <w:szCs w:val="24"/>
        </w:rPr>
        <w:t>A_TL</w:t>
      </w:r>
      <w:r w:rsidR="009D7BFF">
        <w:rPr>
          <w:rFonts w:ascii="Times New Roman" w:eastAsia="宋体" w:hAnsi="Times New Roman" w:cs="Times New Roman" w:hint="eastAsia"/>
          <w:kern w:val="0"/>
          <w:sz w:val="24"/>
          <w:szCs w:val="24"/>
        </w:rPr>
        <w:t>算法</w:t>
      </w:r>
      <w:r>
        <w:rPr>
          <w:rFonts w:ascii="Times New Roman" w:eastAsia="宋体" w:hAnsi="Times New Roman" w:cs="Times New Roman" w:hint="eastAsia"/>
          <w:kern w:val="0"/>
          <w:sz w:val="24"/>
          <w:szCs w:val="24"/>
        </w:rPr>
        <w:t>（结合禁忌列表</w:t>
      </w:r>
      <w:r w:rsidR="009D7BFF">
        <w:rPr>
          <w:rFonts w:ascii="Times New Roman" w:eastAsia="宋体" w:hAnsi="Times New Roman" w:cs="Times New Roman" w:hint="eastAsia"/>
          <w:kern w:val="0"/>
          <w:sz w:val="24"/>
          <w:szCs w:val="24"/>
        </w:rPr>
        <w:t>策略</w:t>
      </w:r>
      <w:r>
        <w:rPr>
          <w:rFonts w:ascii="Times New Roman" w:eastAsia="宋体" w:hAnsi="Times New Roman" w:cs="Times New Roman" w:hint="eastAsia"/>
          <w:kern w:val="0"/>
          <w:sz w:val="24"/>
          <w:szCs w:val="24"/>
        </w:rPr>
        <w:t>的模拟</w:t>
      </w:r>
      <w:r w:rsidR="007B0A46">
        <w:rPr>
          <w:rFonts w:ascii="Times New Roman" w:eastAsia="宋体" w:hAnsi="Times New Roman" w:cs="Times New Roman" w:hint="eastAsia"/>
          <w:kern w:val="0"/>
          <w:sz w:val="24"/>
          <w:szCs w:val="24"/>
        </w:rPr>
        <w:t>退火算法）</w:t>
      </w:r>
      <w:r w:rsidR="00330467">
        <w:rPr>
          <w:rFonts w:ascii="Times New Roman" w:eastAsia="宋体" w:hAnsi="Times New Roman" w:cs="Times New Roman" w:hint="eastAsia"/>
          <w:kern w:val="0"/>
          <w:sz w:val="24"/>
          <w:szCs w:val="24"/>
        </w:rPr>
        <w:t>对分配的任务进行规划。任务规划完毕后，得到子规划中心的任务调度情况和未调度情况，</w:t>
      </w:r>
      <w:r w:rsidR="009D7BFF">
        <w:rPr>
          <w:rFonts w:ascii="Times New Roman" w:eastAsia="宋体" w:hAnsi="Times New Roman" w:cs="Times New Roman" w:hint="eastAsia"/>
          <w:kern w:val="0"/>
          <w:sz w:val="24"/>
          <w:szCs w:val="24"/>
        </w:rPr>
        <w:t>各子规划中心的总体调度情况是为空天资源的协同调度方案</w:t>
      </w:r>
      <w:r w:rsidR="009D7BFF" w:rsidRPr="009D7BFF">
        <w:rPr>
          <w:rFonts w:ascii="Times New Roman" w:eastAsia="宋体" w:hAnsi="Times New Roman" w:cs="Times New Roman" w:hint="eastAsia"/>
          <w:i/>
          <w:kern w:val="0"/>
          <w:sz w:val="24"/>
          <w:szCs w:val="24"/>
        </w:rPr>
        <w:t>G</w:t>
      </w:r>
      <w:r w:rsidR="009D7BFF">
        <w:rPr>
          <w:rFonts w:ascii="Times New Roman" w:eastAsia="宋体" w:hAnsi="Times New Roman" w:cs="Times New Roman" w:hint="eastAsia"/>
          <w:kern w:val="0"/>
          <w:sz w:val="24"/>
          <w:szCs w:val="24"/>
        </w:rPr>
        <w:t>。</w:t>
      </w:r>
      <w:r w:rsidR="00330467">
        <w:rPr>
          <w:rFonts w:ascii="Times New Roman" w:eastAsia="宋体" w:hAnsi="Times New Roman" w:cs="Times New Roman" w:hint="eastAsia"/>
          <w:kern w:val="0"/>
          <w:sz w:val="24"/>
          <w:szCs w:val="24"/>
        </w:rPr>
        <w:t>对原分配方案构造邻域，获得新的任务分配方案，寻找</w:t>
      </w:r>
      <w:r w:rsidR="009D7BFF">
        <w:rPr>
          <w:rFonts w:ascii="Times New Roman" w:eastAsia="宋体" w:hAnsi="Times New Roman" w:cs="Times New Roman" w:hint="eastAsia"/>
          <w:kern w:val="0"/>
          <w:sz w:val="24"/>
          <w:szCs w:val="24"/>
        </w:rPr>
        <w:t>更优解</w:t>
      </w:r>
      <w:r w:rsidR="00330467">
        <w:rPr>
          <w:rFonts w:ascii="Times New Roman" w:eastAsia="宋体" w:hAnsi="Times New Roman" w:cs="Times New Roman" w:hint="eastAsia"/>
          <w:kern w:val="0"/>
          <w:sz w:val="24"/>
          <w:szCs w:val="24"/>
        </w:rPr>
        <w:t>。</w:t>
      </w:r>
    </w:p>
    <w:p w14:paraId="753E502B" w14:textId="77777777" w:rsidR="005A372A" w:rsidRDefault="005A372A" w:rsidP="005A37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在这个算法中，通过启发式规则对任务进行删除和插入，可以更新任务分配方案，如</w:t>
      </w:r>
      <w:r w:rsidRPr="0046298E">
        <w:rPr>
          <w:rFonts w:ascii="Times New Roman" w:eastAsia="宋体" w:hAnsi="Times New Roman" w:cs="Times New Roman"/>
          <w:color w:val="000000" w:themeColor="text1"/>
          <w:kern w:val="0"/>
          <w:sz w:val="24"/>
          <w:szCs w:val="24"/>
        </w:rPr>
        <w:t>图</w:t>
      </w:r>
      <w:r w:rsidR="0046298E" w:rsidRPr="0046298E">
        <w:rPr>
          <w:rFonts w:ascii="Times New Roman" w:eastAsia="宋体" w:hAnsi="Times New Roman" w:cs="Times New Roman"/>
          <w:color w:val="000000" w:themeColor="text1"/>
          <w:kern w:val="0"/>
          <w:sz w:val="24"/>
          <w:szCs w:val="24"/>
        </w:rPr>
        <w:t>5</w:t>
      </w:r>
      <w:r w:rsidRPr="0046298E">
        <w:rPr>
          <w:rFonts w:ascii="Times New Roman" w:eastAsia="宋体" w:hAnsi="Times New Roman" w:cs="Times New Roman"/>
          <w:color w:val="000000" w:themeColor="text1"/>
          <w:kern w:val="0"/>
          <w:sz w:val="24"/>
          <w:szCs w:val="24"/>
        </w:rPr>
        <w:t>所示，</w:t>
      </w:r>
      <w:r>
        <w:rPr>
          <w:rFonts w:ascii="Times New Roman" w:eastAsia="宋体" w:hAnsi="Times New Roman" w:cs="Times New Roman" w:hint="eastAsia"/>
          <w:kern w:val="0"/>
          <w:sz w:val="24"/>
          <w:szCs w:val="24"/>
        </w:rPr>
        <w:t>其中，启发式规则有助于算法朝着有利的方向改进，降低了搜索过程反复搜索到劣解的概率。任务的删除和插入操作引出了禁忌列表策略，禁忌列表的作用是对近期执行的搜索操作进行记忆，并对某些操作进行禁忌，可以避免算法快速陷入局部循环。随着算法的</w:t>
      </w:r>
      <w:r w:rsidR="00CB7514">
        <w:rPr>
          <w:rFonts w:ascii="Times New Roman" w:eastAsia="宋体" w:hAnsi="Times New Roman" w:cs="Times New Roman" w:hint="eastAsia"/>
          <w:kern w:val="0"/>
          <w:sz w:val="24"/>
          <w:szCs w:val="24"/>
        </w:rPr>
        <w:t>进行，对已禁忌的操作进行解禁，对部分操作重访，可以扩大解的搜索范围。</w:t>
      </w:r>
    </w:p>
    <w:p w14:paraId="729665F3" w14:textId="77777777" w:rsidR="003F500C" w:rsidRDefault="004927A0" w:rsidP="004927A0">
      <w:pPr>
        <w:widowControl/>
        <w:snapToGrid w:val="0"/>
        <w:spacing w:line="360" w:lineRule="auto"/>
        <w:jc w:val="center"/>
      </w:pPr>
      <w:r>
        <w:object w:dxaOrig="8476" w:dyaOrig="4335" w14:anchorId="7E18EF62">
          <v:shape id="_x0000_i1205" type="#_x0000_t75" style="width:344.45pt;height:176.25pt" o:ole="">
            <v:imagedata r:id="rId356" o:title=""/>
          </v:shape>
          <o:OLEObject Type="Embed" ProgID="Visio.Drawing.15" ShapeID="_x0000_i1205" DrawAspect="Content" ObjectID="_1624530023" r:id="rId357"/>
        </w:object>
      </w:r>
    </w:p>
    <w:p w14:paraId="0ED1FD83" w14:textId="77777777" w:rsidR="003F500C" w:rsidRPr="0035201A" w:rsidRDefault="003F500C" w:rsidP="003F500C">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hint="eastAsia"/>
          <w:kern w:val="0"/>
          <w:szCs w:val="21"/>
        </w:rPr>
        <w:t>图</w:t>
      </w:r>
      <w:r w:rsidR="0046298E" w:rsidRPr="0035201A">
        <w:rPr>
          <w:rFonts w:ascii="Times New Roman" w:eastAsia="宋体" w:hAnsi="Times New Roman" w:cs="Times New Roman"/>
          <w:kern w:val="0"/>
          <w:szCs w:val="21"/>
        </w:rPr>
        <w:t>5</w:t>
      </w:r>
      <w:r w:rsidRPr="0035201A">
        <w:rPr>
          <w:rFonts w:ascii="Times New Roman" w:eastAsia="宋体" w:hAnsi="Times New Roman" w:cs="Times New Roman"/>
          <w:kern w:val="0"/>
          <w:szCs w:val="21"/>
        </w:rPr>
        <w:t xml:space="preserve"> </w:t>
      </w:r>
      <w:r w:rsidR="00FD0490" w:rsidRPr="0035201A">
        <w:rPr>
          <w:rFonts w:ascii="Times New Roman" w:eastAsia="宋体" w:hAnsi="Times New Roman" w:cs="Times New Roman" w:hint="eastAsia"/>
          <w:kern w:val="0"/>
          <w:szCs w:val="21"/>
        </w:rPr>
        <w:t>解的编码方式及</w:t>
      </w:r>
      <w:r w:rsidRPr="0035201A">
        <w:rPr>
          <w:rFonts w:ascii="Times New Roman" w:eastAsia="宋体" w:hAnsi="Times New Roman" w:cs="Times New Roman" w:hint="eastAsia"/>
          <w:kern w:val="0"/>
          <w:szCs w:val="21"/>
        </w:rPr>
        <w:t>构造邻域结构</w:t>
      </w:r>
    </w:p>
    <w:p w14:paraId="28F7432A" w14:textId="77777777" w:rsidR="003F500C" w:rsidRPr="0035201A" w:rsidRDefault="003F500C" w:rsidP="003F500C">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kern w:val="0"/>
          <w:szCs w:val="21"/>
        </w:rPr>
        <w:t xml:space="preserve">Fig. X </w:t>
      </w:r>
      <w:r w:rsidR="00FD0490" w:rsidRPr="0035201A">
        <w:rPr>
          <w:rFonts w:ascii="Times New Roman" w:eastAsia="宋体" w:hAnsi="Times New Roman" w:cs="Times New Roman"/>
          <w:kern w:val="0"/>
          <w:szCs w:val="21"/>
        </w:rPr>
        <w:t>S</w:t>
      </w:r>
      <w:r w:rsidR="00FD0490" w:rsidRPr="0035201A">
        <w:rPr>
          <w:rFonts w:ascii="Times New Roman" w:eastAsia="宋体" w:hAnsi="Times New Roman" w:cs="Times New Roman" w:hint="eastAsia"/>
          <w:kern w:val="0"/>
          <w:szCs w:val="21"/>
        </w:rPr>
        <w:t>olution</w:t>
      </w:r>
      <w:r w:rsidR="00FD0490" w:rsidRPr="0035201A">
        <w:rPr>
          <w:rFonts w:ascii="Times New Roman" w:eastAsia="宋体" w:hAnsi="Times New Roman" w:cs="Times New Roman"/>
          <w:kern w:val="0"/>
          <w:szCs w:val="21"/>
        </w:rPr>
        <w:t xml:space="preserve"> encoding method and </w:t>
      </w:r>
      <w:r w:rsidRPr="0035201A">
        <w:rPr>
          <w:rFonts w:ascii="Times New Roman" w:eastAsia="宋体" w:hAnsi="Times New Roman" w:cs="Times New Roman"/>
          <w:kern w:val="0"/>
          <w:szCs w:val="21"/>
        </w:rPr>
        <w:t xml:space="preserve">Construct neighborhood structure </w:t>
      </w:r>
    </w:p>
    <w:p w14:paraId="30D85B0E" w14:textId="77777777" w:rsidR="001819C1" w:rsidRDefault="00BF1453" w:rsidP="001819C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w:t>
      </w:r>
      <w:r w:rsidR="004F1F1C" w:rsidRPr="007B0A46">
        <w:rPr>
          <w:rFonts w:ascii="Times New Roman" w:eastAsia="宋体" w:hAnsi="Times New Roman" w:cs="Times New Roman"/>
          <w:kern w:val="0"/>
          <w:sz w:val="24"/>
          <w:szCs w:val="24"/>
        </w:rPr>
        <w:t>算法分</w:t>
      </w:r>
      <w:r w:rsidR="00115B38" w:rsidRPr="007B0A46">
        <w:rPr>
          <w:rFonts w:ascii="Times New Roman" w:eastAsia="宋体" w:hAnsi="Times New Roman" w:cs="Times New Roman"/>
          <w:kern w:val="0"/>
          <w:sz w:val="24"/>
          <w:szCs w:val="24"/>
        </w:rPr>
        <w:t>两个阶段，</w:t>
      </w:r>
      <w:r w:rsidR="00163701">
        <w:rPr>
          <w:rFonts w:ascii="Times New Roman" w:eastAsia="宋体" w:hAnsi="Times New Roman" w:cs="Times New Roman" w:hint="eastAsia"/>
          <w:kern w:val="0"/>
          <w:sz w:val="24"/>
          <w:szCs w:val="24"/>
        </w:rPr>
        <w:t>第一阶段采用最大权重最先分配算法（</w:t>
      </w:r>
      <w:r w:rsidR="00163701">
        <w:rPr>
          <w:rFonts w:ascii="Times New Roman" w:eastAsia="宋体" w:hAnsi="Times New Roman" w:cs="Times New Roman" w:hint="eastAsia"/>
          <w:kern w:val="0"/>
          <w:sz w:val="24"/>
          <w:szCs w:val="24"/>
        </w:rPr>
        <w:t>H</w:t>
      </w:r>
      <w:r w:rsidR="00163701">
        <w:rPr>
          <w:rFonts w:ascii="Times New Roman" w:eastAsia="宋体" w:hAnsi="Times New Roman" w:cs="Times New Roman"/>
          <w:kern w:val="0"/>
          <w:sz w:val="24"/>
          <w:szCs w:val="24"/>
        </w:rPr>
        <w:t>igh Weight First Assignment, HWFA</w:t>
      </w:r>
      <w:r w:rsidR="00163701">
        <w:rPr>
          <w:rFonts w:ascii="Times New Roman" w:eastAsia="宋体" w:hAnsi="Times New Roman" w:cs="Times New Roman" w:hint="eastAsia"/>
          <w:kern w:val="0"/>
          <w:sz w:val="24"/>
          <w:szCs w:val="24"/>
        </w:rPr>
        <w:t>）</w:t>
      </w:r>
      <w:r w:rsidR="00115B38" w:rsidRPr="007B0A46">
        <w:rPr>
          <w:rFonts w:ascii="Times New Roman" w:eastAsia="宋体" w:hAnsi="Times New Roman" w:cs="Times New Roman"/>
          <w:kern w:val="0"/>
          <w:sz w:val="24"/>
          <w:szCs w:val="24"/>
        </w:rPr>
        <w:t>生成初始方案</w:t>
      </w:r>
      <w:r w:rsidR="00163701">
        <w:rPr>
          <w:rFonts w:ascii="Times New Roman" w:eastAsia="宋体" w:hAnsi="Times New Roman" w:cs="Times New Roman" w:hint="eastAsia"/>
          <w:kern w:val="0"/>
          <w:sz w:val="24"/>
          <w:szCs w:val="24"/>
        </w:rPr>
        <w:t>，第二阶段为基于禁忌列表策略更新任务分配方案。</w:t>
      </w:r>
      <w:r w:rsidR="00627EA5" w:rsidRPr="007B0A46">
        <w:rPr>
          <w:rFonts w:ascii="Times New Roman" w:eastAsia="宋体" w:hAnsi="Times New Roman" w:cs="Times New Roman"/>
          <w:kern w:val="0"/>
          <w:sz w:val="24"/>
          <w:szCs w:val="24"/>
        </w:rPr>
        <w:t>算法框架如下；</w:t>
      </w:r>
    </w:p>
    <w:tbl>
      <w:tblPr>
        <w:tblStyle w:val="TableGrid"/>
        <w:tblW w:w="0" w:type="auto"/>
        <w:tblInd w:w="0" w:type="dxa"/>
        <w:tblBorders>
          <w:left w:val="none" w:sz="0" w:space="0" w:color="auto"/>
          <w:right w:val="none" w:sz="0" w:space="0" w:color="auto"/>
        </w:tblBorders>
        <w:tblLook w:val="04A0" w:firstRow="1" w:lastRow="0" w:firstColumn="1" w:lastColumn="0" w:noHBand="0" w:noVBand="1"/>
      </w:tblPr>
      <w:tblGrid>
        <w:gridCol w:w="8296"/>
      </w:tblGrid>
      <w:tr w:rsidR="001819C1" w14:paraId="1FC707B9" w14:textId="77777777" w:rsidTr="00026E85">
        <w:tc>
          <w:tcPr>
            <w:tcW w:w="8296" w:type="dxa"/>
            <w:tcBorders>
              <w:top w:val="single" w:sz="12" w:space="0" w:color="auto"/>
              <w:bottom w:val="single" w:sz="4" w:space="0" w:color="auto"/>
            </w:tcBorders>
            <w:vAlign w:val="center"/>
          </w:tcPr>
          <w:p w14:paraId="7729F5C9" w14:textId="77777777" w:rsidR="001819C1" w:rsidRPr="002823FA" w:rsidRDefault="001819C1" w:rsidP="001819C1">
            <w:pPr>
              <w:widowControl/>
              <w:spacing w:line="360" w:lineRule="auto"/>
              <w:jc w:val="left"/>
              <w:rPr>
                <w:rFonts w:ascii="Times New Roman" w:hAnsi="Times New Roman"/>
                <w:kern w:val="0"/>
                <w:sz w:val="24"/>
                <w:szCs w:val="24"/>
              </w:rPr>
            </w:pPr>
            <w:r w:rsidRPr="002823FA">
              <w:rPr>
                <w:rFonts w:ascii="Times New Roman" w:hAnsi="Times New Roman" w:hint="eastAsia"/>
                <w:kern w:val="0"/>
                <w:sz w:val="24"/>
                <w:szCs w:val="24"/>
              </w:rPr>
              <w:lastRenderedPageBreak/>
              <w:t>两阶段任务规划算法（</w:t>
            </w:r>
            <w:r w:rsidRPr="002823FA">
              <w:rPr>
                <w:rFonts w:ascii="Times New Roman" w:hAnsi="Times New Roman" w:hint="eastAsia"/>
                <w:kern w:val="0"/>
                <w:sz w:val="24"/>
                <w:szCs w:val="24"/>
              </w:rPr>
              <w:t>T</w:t>
            </w:r>
            <w:r w:rsidR="00A9306D">
              <w:rPr>
                <w:rFonts w:ascii="Times New Roman" w:hAnsi="Times New Roman"/>
                <w:kern w:val="0"/>
                <w:sz w:val="24"/>
                <w:szCs w:val="24"/>
              </w:rPr>
              <w:t>TAA-T</w:t>
            </w:r>
            <w:r w:rsidRPr="002823FA">
              <w:rPr>
                <w:rFonts w:ascii="Times New Roman" w:hAnsi="Times New Roman"/>
                <w:kern w:val="0"/>
                <w:sz w:val="24"/>
                <w:szCs w:val="24"/>
              </w:rPr>
              <w:t>L</w:t>
            </w:r>
            <w:r w:rsidRPr="002823FA">
              <w:rPr>
                <w:rFonts w:ascii="Times New Roman" w:hAnsi="Times New Roman" w:hint="eastAsia"/>
                <w:kern w:val="0"/>
                <w:sz w:val="24"/>
                <w:szCs w:val="24"/>
              </w:rPr>
              <w:t>）框架</w:t>
            </w:r>
          </w:p>
        </w:tc>
      </w:tr>
      <w:tr w:rsidR="001819C1" w14:paraId="2356C340" w14:textId="77777777" w:rsidTr="00026E85">
        <w:tc>
          <w:tcPr>
            <w:tcW w:w="8296" w:type="dxa"/>
            <w:tcBorders>
              <w:bottom w:val="single" w:sz="12" w:space="0" w:color="auto"/>
            </w:tcBorders>
          </w:tcPr>
          <w:p w14:paraId="318006AB" w14:textId="77777777" w:rsidR="001819C1" w:rsidRPr="002823FA" w:rsidRDefault="00304005" w:rsidP="001819C1">
            <w:pPr>
              <w:rPr>
                <w:rFonts w:ascii="Times New Roman" w:hAnsi="Times New Roman"/>
                <w:sz w:val="24"/>
                <w:szCs w:val="24"/>
              </w:rPr>
            </w:pPr>
            <w:r w:rsidRPr="00304005">
              <w:rPr>
                <w:rFonts w:ascii="Times New Roman" w:hAnsi="Times New Roman" w:hint="eastAsia"/>
                <w:b/>
                <w:sz w:val="24"/>
                <w:szCs w:val="24"/>
              </w:rPr>
              <w:t>In</w:t>
            </w:r>
            <w:r w:rsidRPr="00304005">
              <w:rPr>
                <w:rFonts w:ascii="Times New Roman" w:hAnsi="Times New Roman"/>
                <w:b/>
                <w:sz w:val="24"/>
                <w:szCs w:val="24"/>
              </w:rPr>
              <w:t>put</w:t>
            </w:r>
            <w:r w:rsidR="001819C1" w:rsidRPr="002823FA">
              <w:rPr>
                <w:rFonts w:ascii="Times New Roman" w:hAnsi="Times New Roman" w:hint="eastAsia"/>
                <w:sz w:val="24"/>
                <w:szCs w:val="24"/>
              </w:rPr>
              <w:t>：待观测任务集</w:t>
            </w:r>
            <w:r w:rsidR="001819C1" w:rsidRPr="002823FA">
              <w:rPr>
                <w:rFonts w:ascii="Times New Roman" w:hAnsi="Times New Roman"/>
                <w:sz w:val="24"/>
                <w:szCs w:val="24"/>
              </w:rPr>
              <w:t xml:space="preserve"> </w:t>
            </w:r>
            <w:r w:rsidR="001819C1" w:rsidRPr="002823FA">
              <w:rPr>
                <w:rFonts w:ascii="Times New Roman" w:hAnsi="Times New Roman"/>
                <w:i/>
                <w:sz w:val="24"/>
                <w:szCs w:val="24"/>
              </w:rPr>
              <w:t>T</w:t>
            </w:r>
            <w:r w:rsidR="001819C1" w:rsidRPr="002823FA">
              <w:rPr>
                <w:rFonts w:ascii="Times New Roman" w:hAnsi="Times New Roman"/>
                <w:sz w:val="24"/>
                <w:szCs w:val="24"/>
              </w:rPr>
              <w:t>={1,2,…,</w:t>
            </w:r>
            <w:r w:rsidR="001819C1" w:rsidRPr="002823FA">
              <w:rPr>
                <w:rFonts w:ascii="Times New Roman" w:hAnsi="Times New Roman"/>
                <w:i/>
                <w:sz w:val="24"/>
                <w:szCs w:val="24"/>
              </w:rPr>
              <w:t>M</w:t>
            </w:r>
            <w:r w:rsidR="001819C1" w:rsidRPr="002823FA">
              <w:rPr>
                <w:rFonts w:ascii="Times New Roman" w:hAnsi="Times New Roman"/>
                <w:sz w:val="24"/>
                <w:szCs w:val="24"/>
              </w:rPr>
              <w:t xml:space="preserve">}, </w:t>
            </w:r>
            <w:r w:rsidR="001819C1" w:rsidRPr="002823FA">
              <w:rPr>
                <w:rFonts w:ascii="Times New Roman" w:hAnsi="Times New Roman" w:hint="eastAsia"/>
                <w:sz w:val="24"/>
                <w:szCs w:val="24"/>
              </w:rPr>
              <w:t>观测资源集</w:t>
            </w:r>
            <w:r w:rsidR="001819C1" w:rsidRPr="002823FA">
              <w:rPr>
                <w:rFonts w:ascii="Times New Roman" w:hAnsi="Times New Roman"/>
                <w:sz w:val="24"/>
                <w:szCs w:val="24"/>
              </w:rPr>
              <w:t xml:space="preserve"> </w:t>
            </w:r>
            <w:r w:rsidR="001819C1" w:rsidRPr="002823FA">
              <w:rPr>
                <w:rFonts w:ascii="Times New Roman" w:hAnsi="Times New Roman"/>
                <w:i/>
                <w:sz w:val="24"/>
                <w:szCs w:val="24"/>
              </w:rPr>
              <w:t>R</w:t>
            </w:r>
            <w:r w:rsidR="001819C1" w:rsidRPr="002823FA">
              <w:rPr>
                <w:rFonts w:ascii="Times New Roman" w:hAnsi="Times New Roman"/>
                <w:sz w:val="24"/>
                <w:szCs w:val="24"/>
              </w:rPr>
              <w:t>={</w:t>
            </w:r>
            <w:proofErr w:type="spellStart"/>
            <w:r w:rsidR="001819C1" w:rsidRPr="002823FA">
              <w:rPr>
                <w:rFonts w:ascii="Times New Roman" w:hAnsi="Times New Roman"/>
                <w:i/>
                <w:sz w:val="24"/>
                <w:szCs w:val="24"/>
              </w:rPr>
              <w:t>R</w:t>
            </w:r>
            <w:r w:rsidR="001819C1" w:rsidRPr="002823FA">
              <w:rPr>
                <w:rFonts w:ascii="Times New Roman" w:hAnsi="Times New Roman"/>
                <w:i/>
                <w:sz w:val="24"/>
                <w:szCs w:val="24"/>
                <w:vertAlign w:val="subscript"/>
              </w:rPr>
              <w:t>u</w:t>
            </w:r>
            <w:r w:rsidR="001819C1" w:rsidRPr="002823FA">
              <w:rPr>
                <w:rFonts w:ascii="Times New Roman" w:hAnsi="Times New Roman"/>
                <w:i/>
                <w:sz w:val="24"/>
                <w:szCs w:val="24"/>
              </w:rPr>
              <w:t>,R</w:t>
            </w:r>
            <w:r w:rsidR="001819C1" w:rsidRPr="002823FA">
              <w:rPr>
                <w:rFonts w:ascii="Times New Roman" w:hAnsi="Times New Roman"/>
                <w:i/>
                <w:sz w:val="24"/>
                <w:szCs w:val="24"/>
                <w:vertAlign w:val="subscript"/>
              </w:rPr>
              <w:t>s</w:t>
            </w:r>
            <w:proofErr w:type="spellEnd"/>
            <w:r w:rsidR="001819C1" w:rsidRPr="002823FA">
              <w:rPr>
                <w:rFonts w:ascii="Times New Roman" w:hAnsi="Times New Roman"/>
                <w:sz w:val="24"/>
                <w:szCs w:val="24"/>
              </w:rPr>
              <w:t xml:space="preserve">}, </w:t>
            </w:r>
          </w:p>
          <w:p w14:paraId="178CAC62"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子规划中心集</w:t>
            </w:r>
            <w:r w:rsidRPr="002823FA">
              <w:rPr>
                <w:rFonts w:ascii="Times New Roman" w:hAnsi="Times New Roman"/>
                <w:sz w:val="24"/>
                <w:szCs w:val="24"/>
              </w:rPr>
              <w:t xml:space="preserve"> </w:t>
            </w:r>
            <w:r w:rsidRPr="002823FA">
              <w:rPr>
                <w:rFonts w:ascii="Times New Roman" w:hAnsi="Times New Roman"/>
                <w:i/>
                <w:sz w:val="24"/>
                <w:szCs w:val="24"/>
              </w:rPr>
              <w:t>S=</w:t>
            </w:r>
            <w:r w:rsidRPr="002823FA">
              <w:rPr>
                <w:rFonts w:ascii="Times New Roman" w:hAnsi="Times New Roman"/>
                <w:sz w:val="24"/>
                <w:szCs w:val="24"/>
              </w:rPr>
              <w:t>{</w:t>
            </w:r>
            <w:r w:rsidRPr="002823FA">
              <w:rPr>
                <w:rFonts w:ascii="Times New Roman" w:hAnsi="Times New Roman"/>
                <w:i/>
                <w:sz w:val="24"/>
                <w:szCs w:val="24"/>
              </w:rPr>
              <w:t>S</w:t>
            </w:r>
            <w:r w:rsidRPr="002823FA">
              <w:rPr>
                <w:rFonts w:ascii="Times New Roman" w:hAnsi="Times New Roman"/>
                <w:i/>
                <w:sz w:val="24"/>
                <w:szCs w:val="24"/>
                <w:vertAlign w:val="subscript"/>
              </w:rPr>
              <w:t>1</w:t>
            </w:r>
            <w:r w:rsidRPr="002823FA">
              <w:rPr>
                <w:rFonts w:ascii="Times New Roman" w:hAnsi="Times New Roman"/>
                <w:i/>
                <w:sz w:val="24"/>
                <w:szCs w:val="24"/>
              </w:rPr>
              <w:t>,S</w:t>
            </w:r>
            <w:r w:rsidRPr="002823FA">
              <w:rPr>
                <w:rFonts w:ascii="Times New Roman" w:hAnsi="Times New Roman"/>
                <w:i/>
                <w:sz w:val="24"/>
                <w:szCs w:val="24"/>
                <w:vertAlign w:val="subscript"/>
              </w:rPr>
              <w:t>2</w:t>
            </w:r>
            <w:r w:rsidRPr="002823FA">
              <w:rPr>
                <w:rFonts w:ascii="Times New Roman" w:hAnsi="Times New Roman"/>
                <w:i/>
                <w:sz w:val="24"/>
                <w:szCs w:val="24"/>
              </w:rPr>
              <w:t>,…,S</w:t>
            </w:r>
            <w:r w:rsidRPr="002823FA">
              <w:rPr>
                <w:rFonts w:ascii="Times New Roman" w:hAnsi="Times New Roman"/>
                <w:i/>
                <w:sz w:val="24"/>
                <w:szCs w:val="24"/>
                <w:vertAlign w:val="subscript"/>
              </w:rPr>
              <w:t>n</w:t>
            </w:r>
            <w:r w:rsidRPr="002823FA">
              <w:rPr>
                <w:rFonts w:ascii="Times New Roman" w:hAnsi="Times New Roman"/>
                <w:sz w:val="24"/>
                <w:szCs w:val="24"/>
              </w:rPr>
              <w:t xml:space="preserve">}, </w:t>
            </w:r>
            <w:r w:rsidRPr="002823FA">
              <w:rPr>
                <w:rFonts w:ascii="Times New Roman" w:hAnsi="Times New Roman" w:hint="eastAsia"/>
                <w:sz w:val="24"/>
                <w:szCs w:val="24"/>
              </w:rPr>
              <w:t>禁忌列表集</w:t>
            </w:r>
            <w:r w:rsidRPr="002823FA">
              <w:rPr>
                <w:rFonts w:ascii="Times New Roman" w:hAnsi="Times New Roman"/>
                <w:sz w:val="24"/>
                <w:szCs w:val="24"/>
              </w:rPr>
              <w:t xml:space="preserve"> </w:t>
            </w:r>
            <w:proofErr w:type="spellStart"/>
            <w:r w:rsidRPr="002823FA">
              <w:rPr>
                <w:rFonts w:ascii="Times New Roman" w:hAnsi="Times New Roman"/>
                <w:sz w:val="24"/>
                <w:szCs w:val="24"/>
              </w:rPr>
              <w:t>Tabu</w:t>
            </w:r>
            <w:proofErr w:type="spellEnd"/>
            <w:r w:rsidRPr="002823FA">
              <w:rPr>
                <w:rFonts w:ascii="Times New Roman" w:hAnsi="Times New Roman"/>
                <w:sz w:val="24"/>
                <w:szCs w:val="24"/>
              </w:rPr>
              <w:t>={Tabu1,Tabu2},</w:t>
            </w:r>
          </w:p>
          <w:p w14:paraId="0ABDF26A"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观测机会集</w:t>
            </w:r>
            <w:r w:rsidRPr="002823FA">
              <w:rPr>
                <w:rFonts w:ascii="Times New Roman" w:hAnsi="Times New Roman"/>
                <w:sz w:val="24"/>
                <w:szCs w:val="24"/>
              </w:rPr>
              <w:t xml:space="preserve"> </w:t>
            </w:r>
            <w:r w:rsidRPr="002823FA">
              <w:rPr>
                <w:rFonts w:ascii="Times New Roman" w:hAnsi="Times New Roman"/>
                <w:i/>
                <w:sz w:val="24"/>
                <w:szCs w:val="24"/>
              </w:rPr>
              <w:t>Q</w:t>
            </w:r>
            <w:r w:rsidRPr="002823FA">
              <w:rPr>
                <w:rFonts w:ascii="Times New Roman" w:hAnsi="Times New Roman"/>
                <w:sz w:val="24"/>
                <w:szCs w:val="24"/>
              </w:rPr>
              <w:t>={</w:t>
            </w:r>
            <w:proofErr w:type="spellStart"/>
            <w:r w:rsidRPr="002823FA">
              <w:rPr>
                <w:rFonts w:ascii="Times New Roman" w:hAnsi="Times New Roman"/>
                <w:i/>
                <w:sz w:val="24"/>
                <w:szCs w:val="24"/>
              </w:rPr>
              <w:t>Q</w:t>
            </w:r>
            <w:r w:rsidRPr="002823FA">
              <w:rPr>
                <w:rFonts w:ascii="Times New Roman" w:hAnsi="Times New Roman"/>
                <w:i/>
                <w:sz w:val="24"/>
                <w:szCs w:val="24"/>
                <w:vertAlign w:val="subscript"/>
              </w:rPr>
              <w:t>ij</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xml:space="preserve">| </w:t>
            </w:r>
            <w:proofErr w:type="spellStart"/>
            <w:r w:rsidRPr="002823FA">
              <w:rPr>
                <w:rFonts w:ascii="Times New Roman" w:hAnsi="Times New Roman"/>
                <w:i/>
                <w:sz w:val="24"/>
                <w:szCs w:val="24"/>
              </w:rPr>
              <w:t>i</w:t>
            </w:r>
            <w:proofErr w:type="spellEnd"/>
            <w:r w:rsidRPr="002823FA">
              <w:rPr>
                <w:rFonts w:ascii="Times New Roman" w:hAnsi="Times New Roman"/>
                <w:sz w:val="24"/>
                <w:szCs w:val="24"/>
              </w:rPr>
              <w:t>=1,2,…</w:t>
            </w:r>
            <w:proofErr w:type="gramStart"/>
            <w:r w:rsidRPr="002823FA">
              <w:rPr>
                <w:rFonts w:ascii="Times New Roman" w:hAnsi="Times New Roman"/>
                <w:sz w:val="24"/>
                <w:szCs w:val="24"/>
              </w:rPr>
              <w:t>,</w:t>
            </w:r>
            <w:r w:rsidRPr="002823FA">
              <w:rPr>
                <w:rFonts w:ascii="Times New Roman" w:hAnsi="Times New Roman"/>
                <w:i/>
                <w:sz w:val="24"/>
                <w:szCs w:val="24"/>
              </w:rPr>
              <w:t>M</w:t>
            </w:r>
            <w:proofErr w:type="gramEnd"/>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=1,2,…,</w:t>
            </w:r>
            <w:r w:rsidRPr="002823FA">
              <w:rPr>
                <w:rFonts w:ascii="Times New Roman" w:hAnsi="Times New Roman"/>
                <w:i/>
                <w:sz w:val="24"/>
                <w:szCs w:val="24"/>
              </w:rPr>
              <w:t>N</w:t>
            </w:r>
            <w:r w:rsidRPr="002823FA">
              <w:rPr>
                <w:rFonts w:ascii="Times New Roman" w:hAnsi="Times New Roman"/>
                <w:i/>
                <w:sz w:val="24"/>
                <w:szCs w:val="24"/>
                <w:vertAlign w:val="subscript"/>
              </w:rPr>
              <w:t>V</w:t>
            </w:r>
            <w:r w:rsidRPr="002823FA">
              <w:rPr>
                <w:rFonts w:ascii="Times New Roman" w:hAnsi="Times New Roman"/>
                <w:i/>
                <w:sz w:val="24"/>
                <w:szCs w:val="24"/>
              </w:rPr>
              <w:t>+N</w:t>
            </w:r>
            <w:r w:rsidRPr="002823FA">
              <w:rPr>
                <w:rFonts w:ascii="Times New Roman" w:hAnsi="Times New Roman"/>
                <w:i/>
                <w:sz w:val="24"/>
                <w:szCs w:val="24"/>
                <w:vertAlign w:val="subscript"/>
              </w:rPr>
              <w:t>A</w:t>
            </w:r>
            <w:r w:rsidRPr="002823FA">
              <w:rPr>
                <w:rFonts w:ascii="Times New Roman" w:hAnsi="Times New Roman"/>
                <w:sz w:val="24"/>
                <w:szCs w:val="24"/>
              </w:rPr>
              <w:t>};</w:t>
            </w:r>
          </w:p>
          <w:p w14:paraId="34097293" w14:textId="77777777" w:rsidR="001819C1" w:rsidRPr="002823FA" w:rsidRDefault="00304005" w:rsidP="001819C1">
            <w:pPr>
              <w:rPr>
                <w:rFonts w:ascii="Times New Roman" w:hAnsi="Times New Roman"/>
                <w:i/>
                <w:sz w:val="24"/>
                <w:szCs w:val="24"/>
              </w:rPr>
            </w:pPr>
            <w:r w:rsidRPr="00304005">
              <w:rPr>
                <w:rFonts w:ascii="Times New Roman" w:hAnsi="Times New Roman" w:hint="eastAsia"/>
                <w:b/>
                <w:sz w:val="24"/>
                <w:szCs w:val="24"/>
              </w:rPr>
              <w:t>O</w:t>
            </w:r>
            <w:r w:rsidRPr="00304005">
              <w:rPr>
                <w:rFonts w:ascii="Times New Roman" w:hAnsi="Times New Roman"/>
                <w:b/>
                <w:sz w:val="24"/>
                <w:szCs w:val="24"/>
              </w:rPr>
              <w:t>utput</w:t>
            </w:r>
            <w:r w:rsidR="001819C1" w:rsidRPr="002823FA">
              <w:rPr>
                <w:rFonts w:ascii="Times New Roman" w:hAnsi="Times New Roman" w:hint="eastAsia"/>
                <w:sz w:val="24"/>
                <w:szCs w:val="24"/>
              </w:rPr>
              <w:t>：任务分配方案</w:t>
            </w:r>
            <w:r w:rsidR="001819C1" w:rsidRPr="002823FA">
              <w:rPr>
                <w:rFonts w:ascii="Times New Roman" w:hAnsi="Times New Roman"/>
                <w:i/>
                <w:sz w:val="24"/>
                <w:szCs w:val="24"/>
              </w:rPr>
              <w:t>P</w:t>
            </w:r>
          </w:p>
          <w:p w14:paraId="697D2F5E"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1</w:t>
            </w:r>
            <w:r w:rsidRPr="002823FA">
              <w:rPr>
                <w:rFonts w:ascii="Times New Roman" w:hAnsi="Times New Roman"/>
                <w:sz w:val="24"/>
                <w:szCs w:val="24"/>
              </w:rPr>
              <w:t>:</w:t>
            </w:r>
            <w:r w:rsidRPr="00620380">
              <w:rPr>
                <w:rFonts w:ascii="Times New Roman" w:hAnsi="Times New Roman"/>
                <w:b/>
                <w:sz w:val="24"/>
                <w:szCs w:val="24"/>
              </w:rPr>
              <w:t xml:space="preserve"> </w:t>
            </w:r>
            <w:r w:rsidRPr="00620380">
              <w:rPr>
                <w:rFonts w:ascii="Times New Roman" w:hAnsi="Times New Roman" w:hint="eastAsia"/>
                <w:b/>
                <w:sz w:val="24"/>
                <w:szCs w:val="24"/>
              </w:rPr>
              <w:t>阶段</w:t>
            </w:r>
            <w:r w:rsidRPr="00620380">
              <w:rPr>
                <w:rFonts w:ascii="Times New Roman" w:hAnsi="Times New Roman" w:hint="eastAsia"/>
                <w:b/>
                <w:sz w:val="24"/>
                <w:szCs w:val="24"/>
              </w:rPr>
              <w:t>1</w:t>
            </w:r>
            <w:r w:rsidR="009F4EFC">
              <w:rPr>
                <w:rFonts w:ascii="Times New Roman" w:hAnsi="Times New Roman" w:hint="eastAsia"/>
                <w:b/>
                <w:sz w:val="24"/>
                <w:szCs w:val="24"/>
              </w:rPr>
              <w:t>（</w:t>
            </w:r>
            <w:r w:rsidR="009F4EFC">
              <w:rPr>
                <w:rFonts w:ascii="Times New Roman" w:hAnsi="Times New Roman" w:hint="eastAsia"/>
                <w:b/>
                <w:sz w:val="24"/>
                <w:szCs w:val="24"/>
              </w:rPr>
              <w:t>H</w:t>
            </w:r>
            <w:r w:rsidR="009F4EFC">
              <w:rPr>
                <w:rFonts w:ascii="Times New Roman" w:hAnsi="Times New Roman"/>
                <w:b/>
                <w:sz w:val="24"/>
                <w:szCs w:val="24"/>
              </w:rPr>
              <w:t>WFA</w:t>
            </w:r>
            <w:r w:rsidR="009F4EFC">
              <w:rPr>
                <w:rFonts w:ascii="Times New Roman" w:hAnsi="Times New Roman" w:hint="eastAsia"/>
                <w:b/>
                <w:sz w:val="24"/>
                <w:szCs w:val="24"/>
              </w:rPr>
              <w:t>）</w:t>
            </w:r>
          </w:p>
          <w:p w14:paraId="028F0B4F"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2:</w:t>
            </w:r>
            <w:r w:rsidRPr="002823FA">
              <w:rPr>
                <w:rFonts w:ascii="Times New Roman" w:hAnsi="Times New Roman"/>
                <w:b/>
                <w:sz w:val="24"/>
                <w:szCs w:val="24"/>
              </w:rPr>
              <w:t xml:space="preserve"> while</w:t>
            </w:r>
            <w:r w:rsidRPr="002823FA">
              <w:rPr>
                <w:rFonts w:ascii="Times New Roman" w:hAnsi="Times New Roman"/>
                <w:sz w:val="24"/>
                <w:szCs w:val="24"/>
              </w:rPr>
              <w:t xml:space="preserve"> </w:t>
            </w:r>
            <w:r w:rsidRPr="002823FA">
              <w:rPr>
                <w:rFonts w:ascii="Times New Roman" w:eastAsiaTheme="minorEastAsia" w:hAnsi="Times New Roman" w:cstheme="minorBidi"/>
                <w:position w:val="-6"/>
                <w:sz w:val="24"/>
                <w:szCs w:val="24"/>
              </w:rPr>
              <w:object w:dxaOrig="660" w:dyaOrig="279" w14:anchorId="1DA490E5">
                <v:shape id="_x0000_i1206" type="#_x0000_t75" style="width:32.85pt;height:13.8pt" o:ole="">
                  <v:imagedata r:id="rId358" o:title=""/>
                </v:shape>
                <o:OLEObject Type="Embed" ProgID="Equation.DSMT4" ShapeID="_x0000_i1206" DrawAspect="Content" ObjectID="_1624530024" r:id="rId359"/>
              </w:object>
            </w:r>
            <w:r w:rsidRPr="002823FA">
              <w:rPr>
                <w:rFonts w:ascii="Times New Roman" w:hAnsi="Times New Roman"/>
                <w:sz w:val="24"/>
                <w:szCs w:val="24"/>
              </w:rPr>
              <w:t xml:space="preserve"> </w:t>
            </w:r>
          </w:p>
          <w:p w14:paraId="44B1873A" w14:textId="77777777" w:rsidR="001819C1" w:rsidRPr="002823FA" w:rsidRDefault="004023A0" w:rsidP="001819C1">
            <w:pPr>
              <w:rPr>
                <w:rFonts w:ascii="Times New Roman" w:hAnsi="Times New Roman"/>
                <w:sz w:val="24"/>
                <w:szCs w:val="24"/>
              </w:rPr>
            </w:pPr>
            <w:r>
              <w:rPr>
                <w:rFonts w:ascii="Times New Roman" w:hAnsi="Times New Roman"/>
                <w:sz w:val="24"/>
                <w:szCs w:val="24"/>
              </w:rPr>
              <w:t xml:space="preserve">3:    </w:t>
            </w:r>
            <w:r w:rsidR="001819C1" w:rsidRPr="002823FA">
              <w:rPr>
                <w:rFonts w:ascii="Times New Roman" w:hAnsi="Times New Roman" w:hint="eastAsia"/>
                <w:sz w:val="24"/>
                <w:szCs w:val="24"/>
              </w:rPr>
              <w:t>选择权重最大的任务</w:t>
            </w:r>
            <w:proofErr w:type="spellStart"/>
            <w:r w:rsidR="001819C1" w:rsidRPr="002823FA">
              <w:rPr>
                <w:rFonts w:ascii="Times New Roman" w:hAnsi="Times New Roman"/>
                <w:i/>
                <w:sz w:val="24"/>
                <w:szCs w:val="24"/>
              </w:rPr>
              <w:t>i</w:t>
            </w:r>
            <w:proofErr w:type="spellEnd"/>
            <w:r w:rsidR="001819C1" w:rsidRPr="002823FA">
              <w:rPr>
                <w:rFonts w:ascii="Times New Roman" w:hAnsi="Times New Roman"/>
                <w:i/>
                <w:sz w:val="24"/>
                <w:szCs w:val="24"/>
              </w:rPr>
              <w:t xml:space="preserve"> </w:t>
            </w:r>
            <w:r w:rsidR="001819C1" w:rsidRPr="002823FA">
              <w:rPr>
                <w:rFonts w:ascii="Times New Roman" w:hAnsi="Times New Roman"/>
                <w:sz w:val="24"/>
                <w:szCs w:val="24"/>
              </w:rPr>
              <w:t>;</w:t>
            </w:r>
          </w:p>
          <w:p w14:paraId="699D9862"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4:</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for</w:t>
            </w:r>
            <w:r w:rsidRPr="002823FA">
              <w:rPr>
                <w:rFonts w:ascii="Times New Roman" w:hAnsi="Times New Roman"/>
                <w:sz w:val="24"/>
                <w:szCs w:val="24"/>
              </w:rPr>
              <w:t xml:space="preserve"> each </w:t>
            </w:r>
            <w:proofErr w:type="spellStart"/>
            <w:r w:rsidRPr="002823FA">
              <w:rPr>
                <w:rFonts w:ascii="Times New Roman" w:hAnsi="Times New Roman"/>
                <w:i/>
                <w:sz w:val="24"/>
                <w:szCs w:val="24"/>
              </w:rPr>
              <w:t>Q</w:t>
            </w:r>
            <w:r w:rsidRPr="002823FA">
              <w:rPr>
                <w:rFonts w:ascii="Times New Roman" w:hAnsi="Times New Roman"/>
                <w:i/>
                <w:sz w:val="24"/>
                <w:szCs w:val="24"/>
                <w:vertAlign w:val="subscript"/>
              </w:rPr>
              <w:t>ij</w:t>
            </w:r>
            <w:proofErr w:type="spellEnd"/>
            <w:r w:rsidR="0048437D">
              <w:rPr>
                <w:rFonts w:ascii="Times New Roman" w:hAnsi="Times New Roman"/>
                <w:i/>
                <w:sz w:val="24"/>
                <w:szCs w:val="24"/>
                <w:vertAlign w:val="subscript"/>
              </w:rPr>
              <w:t xml:space="preserve"> </w:t>
            </w:r>
            <w:r w:rsidR="002823FA" w:rsidRPr="002823FA">
              <w:rPr>
                <w:rFonts w:ascii="Times New Roman" w:hAnsi="Times New Roman" w:hint="eastAsia"/>
                <w:sz w:val="24"/>
                <w:szCs w:val="24"/>
              </w:rPr>
              <w:t>计算冲突度</w:t>
            </w:r>
            <w:proofErr w:type="spellStart"/>
            <w:r w:rsidRPr="002823FA">
              <w:rPr>
                <w:rFonts w:ascii="Times New Roman" w:hAnsi="Times New Roman"/>
                <w:i/>
                <w:sz w:val="24"/>
                <w:szCs w:val="24"/>
              </w:rPr>
              <w:t>c</w:t>
            </w:r>
            <w:r w:rsidRPr="002823FA">
              <w:rPr>
                <w:rFonts w:ascii="Times New Roman" w:hAnsi="Times New Roman"/>
                <w:i/>
                <w:sz w:val="24"/>
                <w:szCs w:val="24"/>
                <w:vertAlign w:val="subscript"/>
              </w:rPr>
              <w:t>ij</w:t>
            </w:r>
            <w:proofErr w:type="spellEnd"/>
            <w:r w:rsidRPr="002823FA">
              <w:rPr>
                <w:rFonts w:ascii="Times New Roman" w:hAnsi="Times New Roman"/>
                <w:sz w:val="24"/>
                <w:szCs w:val="24"/>
              </w:rPr>
              <w:t xml:space="preserve"> ;</w:t>
            </w:r>
          </w:p>
          <w:p w14:paraId="5DEBD00D"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5:</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 xml:space="preserve">for </w:t>
            </w:r>
            <w:r w:rsidRPr="002823FA">
              <w:rPr>
                <w:rFonts w:ascii="Times New Roman" w:hAnsi="Times New Roman"/>
                <w:sz w:val="24"/>
                <w:szCs w:val="24"/>
              </w:rPr>
              <w:t xml:space="preserve">each </w:t>
            </w:r>
            <w:proofErr w:type="spellStart"/>
            <w:r w:rsidRPr="002823FA">
              <w:rPr>
                <w:rFonts w:ascii="Times New Roman" w:hAnsi="Times New Roman"/>
                <w:i/>
                <w:sz w:val="24"/>
                <w:szCs w:val="24"/>
              </w:rPr>
              <w:t>S</w:t>
            </w:r>
            <w:r w:rsidRPr="002823FA">
              <w:rPr>
                <w:rFonts w:ascii="Times New Roman" w:hAnsi="Times New Roman"/>
                <w:i/>
                <w:sz w:val="24"/>
                <w:szCs w:val="24"/>
                <w:vertAlign w:val="subscript"/>
              </w:rPr>
              <w:t>k</w:t>
            </w:r>
            <w:proofErr w:type="spellEnd"/>
            <w:r w:rsidR="002823FA">
              <w:rPr>
                <w:rFonts w:ascii="Times New Roman" w:hAnsi="Times New Roman"/>
                <w:i/>
                <w:sz w:val="24"/>
                <w:szCs w:val="24"/>
                <w:vertAlign w:val="subscript"/>
              </w:rPr>
              <w:t xml:space="preserve"> </w:t>
            </w:r>
            <w:r w:rsidR="002823FA" w:rsidRPr="002823FA">
              <w:rPr>
                <w:rFonts w:ascii="Times New Roman" w:hAnsi="Times New Roman" w:hint="eastAsia"/>
                <w:sz w:val="24"/>
                <w:szCs w:val="24"/>
              </w:rPr>
              <w:t>根据</w:t>
            </w:r>
            <w:proofErr w:type="spellStart"/>
            <w:r w:rsidR="002823FA" w:rsidRPr="002823FA">
              <w:rPr>
                <w:rFonts w:ascii="Times New Roman" w:hAnsi="Times New Roman"/>
                <w:i/>
                <w:sz w:val="24"/>
                <w:szCs w:val="24"/>
              </w:rPr>
              <w:t>c</w:t>
            </w:r>
            <w:r w:rsidR="002823FA" w:rsidRPr="002823FA">
              <w:rPr>
                <w:rFonts w:ascii="Times New Roman" w:hAnsi="Times New Roman"/>
                <w:i/>
                <w:sz w:val="24"/>
                <w:szCs w:val="24"/>
                <w:vertAlign w:val="subscript"/>
              </w:rPr>
              <w:t>ij</w:t>
            </w:r>
            <w:proofErr w:type="spellEnd"/>
            <w:r w:rsidR="002823FA" w:rsidRPr="002823FA">
              <w:rPr>
                <w:rFonts w:ascii="Times New Roman" w:hAnsi="Times New Roman" w:hint="eastAsia"/>
                <w:sz w:val="24"/>
                <w:szCs w:val="24"/>
              </w:rPr>
              <w:t>计算</w:t>
            </w:r>
            <w:r w:rsidR="002823FA">
              <w:rPr>
                <w:rFonts w:ascii="Times New Roman" w:hAnsi="Times New Roman" w:hint="eastAsia"/>
                <w:sz w:val="24"/>
                <w:szCs w:val="24"/>
              </w:rPr>
              <w:t>效用值</w:t>
            </w: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ik</w:t>
            </w:r>
            <w:proofErr w:type="spellEnd"/>
            <w:r w:rsidR="002823FA">
              <w:rPr>
                <w:rFonts w:ascii="Times New Roman" w:hAnsi="Times New Roman"/>
                <w:i/>
                <w:sz w:val="24"/>
                <w:szCs w:val="24"/>
                <w:vertAlign w:val="subscript"/>
              </w:rPr>
              <w:t xml:space="preserve"> </w:t>
            </w:r>
            <w:r w:rsidRPr="002823FA">
              <w:rPr>
                <w:rFonts w:ascii="Times New Roman" w:hAnsi="Times New Roman"/>
                <w:sz w:val="24"/>
                <w:szCs w:val="24"/>
              </w:rPr>
              <w:t>;</w:t>
            </w:r>
          </w:p>
          <w:p w14:paraId="3A996481" w14:textId="77777777" w:rsidR="001819C1" w:rsidRPr="002823FA" w:rsidRDefault="001819C1" w:rsidP="009B3D2E">
            <w:pPr>
              <w:rPr>
                <w:rFonts w:ascii="Times New Roman" w:hAnsi="Times New Roman"/>
                <w:sz w:val="24"/>
                <w:szCs w:val="24"/>
              </w:rPr>
            </w:pPr>
            <w:r w:rsidRPr="002823FA">
              <w:rPr>
                <w:rFonts w:ascii="Times New Roman" w:hAnsi="Times New Roman"/>
                <w:sz w:val="24"/>
                <w:szCs w:val="24"/>
              </w:rPr>
              <w:t>6:</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选择具有充足资源的</w:t>
            </w:r>
            <w:r w:rsidR="00012F9D">
              <w:rPr>
                <w:rFonts w:ascii="Times New Roman" w:hAnsi="Times New Roman" w:hint="eastAsia"/>
                <w:sz w:val="24"/>
                <w:szCs w:val="24"/>
              </w:rPr>
              <w:t>子规划中心</w:t>
            </w:r>
            <w:r w:rsidRPr="002823FA">
              <w:rPr>
                <w:rFonts w:ascii="Times New Roman" w:hAnsi="Times New Roman"/>
                <w:i/>
                <w:sz w:val="24"/>
                <w:szCs w:val="24"/>
              </w:rPr>
              <w:t>s</w:t>
            </w:r>
            <w:r w:rsidRPr="002823FA">
              <w:rPr>
                <w:rFonts w:ascii="Times New Roman" w:hAnsi="Times New Roman"/>
                <w:sz w:val="24"/>
                <w:szCs w:val="24"/>
              </w:rPr>
              <w:t xml:space="preserve"> according to </w:t>
            </w: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is</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max{</w:t>
            </w: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ik</w:t>
            </w:r>
            <w:r w:rsidRPr="002823FA">
              <w:rPr>
                <w:rFonts w:ascii="Times New Roman" w:hAnsi="Times New Roman"/>
                <w:sz w:val="24"/>
                <w:szCs w:val="24"/>
              </w:rPr>
              <w:t>|</w:t>
            </w:r>
            <w:r w:rsidRPr="002823FA">
              <w:rPr>
                <w:rFonts w:ascii="Times New Roman" w:hAnsi="Times New Roman"/>
                <w:i/>
                <w:sz w:val="24"/>
                <w:szCs w:val="24"/>
              </w:rPr>
              <w:t>k</w:t>
            </w:r>
            <w:proofErr w:type="spellEnd"/>
            <w:r w:rsidRPr="002823FA">
              <w:rPr>
                <w:rFonts w:ascii="Times New Roman" w:hAnsi="Times New Roman"/>
                <w:sz w:val="24"/>
                <w:szCs w:val="24"/>
              </w:rPr>
              <w:t>=1,2,…</w:t>
            </w:r>
            <w:proofErr w:type="gramStart"/>
            <w:r w:rsidRPr="002823FA">
              <w:rPr>
                <w:rFonts w:ascii="Times New Roman" w:hAnsi="Times New Roman"/>
                <w:sz w:val="24"/>
                <w:szCs w:val="24"/>
              </w:rPr>
              <w:t>,n</w:t>
            </w:r>
            <w:proofErr w:type="gramEnd"/>
            <w:r w:rsidRPr="002823FA">
              <w:rPr>
                <w:rFonts w:ascii="Times New Roman" w:hAnsi="Times New Roman"/>
                <w:sz w:val="24"/>
                <w:szCs w:val="24"/>
              </w:rPr>
              <w:t>};</w:t>
            </w:r>
          </w:p>
          <w:p w14:paraId="29B18447" w14:textId="77777777" w:rsidR="009B3D2E" w:rsidRDefault="001819C1" w:rsidP="009B3D2E">
            <w:pPr>
              <w:rPr>
                <w:rFonts w:ascii="Times New Roman" w:hAnsi="Times New Roman"/>
                <w:sz w:val="24"/>
                <w:szCs w:val="24"/>
              </w:rPr>
            </w:pPr>
            <w:r w:rsidRPr="002823FA">
              <w:rPr>
                <w:rFonts w:ascii="Times New Roman" w:hAnsi="Times New Roman"/>
                <w:sz w:val="24"/>
                <w:szCs w:val="24"/>
              </w:rPr>
              <w:t>7:</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选择具有充足资源的观测资源</w:t>
            </w:r>
            <w:r w:rsidRPr="002823FA">
              <w:rPr>
                <w:rFonts w:ascii="Times New Roman" w:hAnsi="Times New Roman"/>
                <w:i/>
                <w:sz w:val="24"/>
                <w:szCs w:val="24"/>
              </w:rPr>
              <w:t>l</w:t>
            </w:r>
            <w:r w:rsidRPr="002823FA">
              <w:rPr>
                <w:rFonts w:ascii="Times New Roman" w:hAnsi="Times New Roman"/>
                <w:sz w:val="24"/>
                <w:szCs w:val="24"/>
              </w:rPr>
              <w:t xml:space="preserve"> of </w:t>
            </w:r>
            <w:r w:rsidR="00012F9D">
              <w:rPr>
                <w:rFonts w:ascii="Times New Roman" w:hAnsi="Times New Roman" w:hint="eastAsia"/>
                <w:sz w:val="24"/>
                <w:szCs w:val="24"/>
              </w:rPr>
              <w:t>子规划中心</w:t>
            </w:r>
            <w:r w:rsidRPr="002823FA">
              <w:rPr>
                <w:rFonts w:ascii="Times New Roman" w:hAnsi="Times New Roman"/>
                <w:sz w:val="24"/>
                <w:szCs w:val="24"/>
              </w:rPr>
              <w:t xml:space="preserve"> </w:t>
            </w:r>
            <w:r w:rsidRPr="002823FA">
              <w:rPr>
                <w:rFonts w:ascii="Times New Roman" w:hAnsi="Times New Roman"/>
                <w:i/>
                <w:sz w:val="24"/>
                <w:szCs w:val="24"/>
              </w:rPr>
              <w:t>s</w:t>
            </w:r>
            <w:r w:rsidR="009B3D2E">
              <w:rPr>
                <w:rFonts w:ascii="Times New Roman" w:hAnsi="Times New Roman" w:hint="eastAsia"/>
                <w:sz w:val="24"/>
                <w:szCs w:val="24"/>
              </w:rPr>
              <w:t xml:space="preserve"> </w:t>
            </w:r>
            <w:r w:rsidRPr="002823FA">
              <w:rPr>
                <w:rFonts w:ascii="Times New Roman" w:hAnsi="Times New Roman"/>
                <w:sz w:val="24"/>
                <w:szCs w:val="24"/>
              </w:rPr>
              <w:t xml:space="preserve">according to </w:t>
            </w:r>
          </w:p>
          <w:p w14:paraId="1A2C6259" w14:textId="77777777" w:rsidR="001819C1" w:rsidRPr="002823FA" w:rsidRDefault="001819C1" w:rsidP="009B3D2E">
            <w:pPr>
              <w:ind w:firstLineChars="400" w:firstLine="960"/>
              <w:rPr>
                <w:rFonts w:ascii="Times New Roman" w:hAnsi="Times New Roman"/>
                <w:sz w:val="24"/>
                <w:szCs w:val="24"/>
              </w:rPr>
            </w:pP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il</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xml:space="preserve">= </w:t>
            </w:r>
            <w:proofErr w:type="gramStart"/>
            <w:r w:rsidRPr="002823FA">
              <w:rPr>
                <w:rFonts w:ascii="Times New Roman" w:hAnsi="Times New Roman"/>
                <w:sz w:val="24"/>
                <w:szCs w:val="24"/>
              </w:rPr>
              <w:t>max{</w:t>
            </w:r>
            <w:proofErr w:type="spellStart"/>
            <w:proofErr w:type="gramEnd"/>
            <w:r w:rsidRPr="002823FA">
              <w:rPr>
                <w:rFonts w:ascii="Times New Roman" w:hAnsi="Times New Roman"/>
                <w:i/>
                <w:sz w:val="24"/>
                <w:szCs w:val="24"/>
              </w:rPr>
              <w:t>U</w:t>
            </w:r>
            <w:r w:rsidRPr="002823FA">
              <w:rPr>
                <w:rFonts w:ascii="Times New Roman" w:hAnsi="Times New Roman"/>
                <w:i/>
                <w:sz w:val="24"/>
                <w:szCs w:val="24"/>
                <w:vertAlign w:val="subscript"/>
              </w:rPr>
              <w:t>ij</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 xml:space="preserve"> in </w:t>
            </w:r>
            <w:r w:rsidRPr="002823FA">
              <w:rPr>
                <w:rFonts w:ascii="Times New Roman" w:hAnsi="Times New Roman"/>
                <w:i/>
                <w:sz w:val="24"/>
                <w:szCs w:val="24"/>
              </w:rPr>
              <w:t>S</w:t>
            </w:r>
            <w:r w:rsidRPr="002823FA">
              <w:rPr>
                <w:rFonts w:ascii="Times New Roman" w:hAnsi="Times New Roman"/>
                <w:i/>
                <w:sz w:val="24"/>
                <w:szCs w:val="24"/>
                <w:vertAlign w:val="subscript"/>
              </w:rPr>
              <w:t>s</w:t>
            </w:r>
            <w:r w:rsidRPr="002823FA">
              <w:rPr>
                <w:rFonts w:ascii="Times New Roman" w:hAnsi="Times New Roman"/>
                <w:sz w:val="24"/>
                <w:szCs w:val="24"/>
              </w:rPr>
              <w:t xml:space="preserve"> };</w:t>
            </w:r>
          </w:p>
          <w:p w14:paraId="33C5BFE8"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8:</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将任务</w:t>
            </w:r>
            <w:proofErr w:type="spellStart"/>
            <w:r w:rsidRPr="002823FA">
              <w:rPr>
                <w:rFonts w:ascii="Times New Roman" w:hAnsi="Times New Roman"/>
                <w:i/>
                <w:sz w:val="24"/>
                <w:szCs w:val="24"/>
              </w:rPr>
              <w:t>i</w:t>
            </w:r>
            <w:proofErr w:type="spellEnd"/>
            <w:r w:rsidR="009B3D2E">
              <w:rPr>
                <w:rFonts w:ascii="Times New Roman" w:hAnsi="Times New Roman" w:hint="eastAsia"/>
                <w:sz w:val="24"/>
                <w:szCs w:val="24"/>
              </w:rPr>
              <w:t>分配给</w:t>
            </w:r>
            <w:r w:rsidR="00012F9D">
              <w:rPr>
                <w:rFonts w:ascii="Times New Roman" w:hAnsi="Times New Roman" w:hint="eastAsia"/>
                <w:sz w:val="24"/>
                <w:szCs w:val="24"/>
              </w:rPr>
              <w:t>子规划中心</w:t>
            </w:r>
            <w:r w:rsidR="009B3D2E">
              <w:rPr>
                <w:rFonts w:ascii="Times New Roman" w:hAnsi="Times New Roman"/>
                <w:i/>
                <w:sz w:val="24"/>
                <w:szCs w:val="24"/>
              </w:rPr>
              <w:t>s</w:t>
            </w:r>
            <w:r w:rsidR="009B3D2E" w:rsidRPr="009B3D2E">
              <w:rPr>
                <w:rFonts w:ascii="Times New Roman" w:hAnsi="Times New Roman" w:hint="eastAsia"/>
                <w:sz w:val="24"/>
                <w:szCs w:val="24"/>
              </w:rPr>
              <w:t>和</w:t>
            </w:r>
            <w:r w:rsidR="009B3D2E">
              <w:rPr>
                <w:rFonts w:ascii="Times New Roman" w:hAnsi="Times New Roman" w:hint="eastAsia"/>
                <w:sz w:val="24"/>
                <w:szCs w:val="24"/>
              </w:rPr>
              <w:t>观测资源</w:t>
            </w:r>
            <w:r w:rsidRPr="002823FA">
              <w:rPr>
                <w:rFonts w:ascii="Times New Roman" w:hAnsi="Times New Roman"/>
                <w:i/>
                <w:sz w:val="24"/>
                <w:szCs w:val="24"/>
              </w:rPr>
              <w:t xml:space="preserve">l </w:t>
            </w:r>
            <w:r w:rsidRPr="002823FA">
              <w:rPr>
                <w:rFonts w:ascii="Times New Roman" w:hAnsi="Times New Roman"/>
                <w:sz w:val="24"/>
                <w:szCs w:val="24"/>
              </w:rPr>
              <w:t>;</w:t>
            </w:r>
          </w:p>
          <w:p w14:paraId="445FFD60" w14:textId="77777777" w:rsidR="00620380" w:rsidRDefault="001819C1" w:rsidP="001819C1">
            <w:pPr>
              <w:rPr>
                <w:rFonts w:ascii="Times New Roman" w:hAnsi="Times New Roman"/>
                <w:sz w:val="24"/>
                <w:szCs w:val="24"/>
              </w:rPr>
            </w:pPr>
            <w:r w:rsidRPr="002823FA">
              <w:rPr>
                <w:rFonts w:ascii="Times New Roman" w:hAnsi="Times New Roman"/>
                <w:sz w:val="24"/>
                <w:szCs w:val="24"/>
              </w:rPr>
              <w:t>9:</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for</w:t>
            </w:r>
            <w:r w:rsidRPr="002823FA">
              <w:rPr>
                <w:rFonts w:ascii="Times New Roman" w:hAnsi="Times New Roman"/>
                <w:sz w:val="24"/>
                <w:szCs w:val="24"/>
              </w:rPr>
              <w:t xml:space="preserve"> each</w:t>
            </w:r>
            <w:r w:rsidR="00620380">
              <w:rPr>
                <w:rFonts w:ascii="Times New Roman" w:hAnsi="Times New Roman" w:hint="eastAsia"/>
                <w:sz w:val="24"/>
                <w:szCs w:val="24"/>
              </w:rPr>
              <w:t>观测资源和子规划中心更新剩余资源；</w:t>
            </w:r>
            <w:r w:rsidRPr="002823FA">
              <w:rPr>
                <w:rFonts w:ascii="Times New Roman" w:hAnsi="Times New Roman"/>
                <w:sz w:val="24"/>
                <w:szCs w:val="24"/>
              </w:rPr>
              <w:t xml:space="preserve"> </w:t>
            </w:r>
          </w:p>
          <w:p w14:paraId="31881A67"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10:</w:t>
            </w:r>
            <w:proofErr w:type="gramStart"/>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i/>
                <w:sz w:val="24"/>
                <w:szCs w:val="24"/>
              </w:rPr>
              <w:t>T</w:t>
            </w:r>
            <w:proofErr w:type="gramEnd"/>
            <w:r w:rsidRPr="002823FA">
              <w:rPr>
                <w:rFonts w:ascii="Times New Roman" w:hAnsi="Times New Roman"/>
                <w:i/>
                <w:sz w:val="24"/>
                <w:szCs w:val="24"/>
              </w:rPr>
              <w:t xml:space="preserve"> </w:t>
            </w:r>
            <w:r w:rsidRPr="002823FA">
              <w:rPr>
                <w:rFonts w:ascii="Times New Roman" w:hAnsi="Times New Roman"/>
                <w:sz w:val="24"/>
                <w:szCs w:val="24"/>
              </w:rPr>
              <w:t xml:space="preserve">= </w:t>
            </w:r>
            <w:r w:rsidRPr="002823FA">
              <w:rPr>
                <w:rFonts w:ascii="Times New Roman" w:hAnsi="Times New Roman"/>
                <w:i/>
                <w:sz w:val="24"/>
                <w:szCs w:val="24"/>
              </w:rPr>
              <w:t>T</w:t>
            </w:r>
            <w:r w:rsidRPr="002823FA">
              <w:rPr>
                <w:rFonts w:ascii="Times New Roman" w:hAnsi="Times New Roman"/>
                <w:sz w:val="24"/>
                <w:szCs w:val="24"/>
              </w:rPr>
              <w:t>/{</w:t>
            </w:r>
            <w:proofErr w:type="spellStart"/>
            <w:r w:rsidRPr="002823FA">
              <w:rPr>
                <w:rFonts w:ascii="Times New Roman" w:hAnsi="Times New Roman"/>
                <w:i/>
                <w:sz w:val="24"/>
                <w:szCs w:val="24"/>
              </w:rPr>
              <w:t>i</w:t>
            </w:r>
            <w:proofErr w:type="spellEnd"/>
            <w:r w:rsidRPr="002823FA">
              <w:rPr>
                <w:rFonts w:ascii="Times New Roman" w:hAnsi="Times New Roman"/>
                <w:sz w:val="24"/>
                <w:szCs w:val="24"/>
              </w:rPr>
              <w:t>};</w:t>
            </w:r>
          </w:p>
          <w:p w14:paraId="4D69A2AE"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11: </w:t>
            </w:r>
            <w:r w:rsidRPr="002823FA">
              <w:rPr>
                <w:rFonts w:ascii="Times New Roman" w:hAnsi="Times New Roman"/>
                <w:b/>
                <w:sz w:val="24"/>
                <w:szCs w:val="24"/>
              </w:rPr>
              <w:t>end while</w:t>
            </w:r>
          </w:p>
          <w:p w14:paraId="6892CF11"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12:</w:t>
            </w:r>
            <w:r w:rsidRPr="002823FA">
              <w:rPr>
                <w:rFonts w:ascii="Times New Roman" w:hAnsi="Times New Roman"/>
                <w:b/>
                <w:sz w:val="24"/>
                <w:szCs w:val="24"/>
              </w:rPr>
              <w:t xml:space="preserve"> Output</w:t>
            </w:r>
            <w:r w:rsidRPr="002823FA">
              <w:rPr>
                <w:rFonts w:ascii="Times New Roman" w:hAnsi="Times New Roman"/>
                <w:sz w:val="24"/>
                <w:szCs w:val="24"/>
              </w:rPr>
              <w:t xml:space="preserve"> </w:t>
            </w:r>
            <w:r w:rsidR="001B4279" w:rsidRPr="002823FA">
              <w:rPr>
                <w:rFonts w:ascii="Times New Roman" w:hAnsi="Times New Roman" w:hint="eastAsia"/>
                <w:sz w:val="24"/>
                <w:szCs w:val="24"/>
              </w:rPr>
              <w:t>任务分配方案</w:t>
            </w:r>
            <w:r w:rsidRPr="002823FA">
              <w:rPr>
                <w:rFonts w:ascii="Times New Roman" w:hAnsi="Times New Roman"/>
                <w:i/>
                <w:sz w:val="24"/>
                <w:szCs w:val="24"/>
              </w:rPr>
              <w:t xml:space="preserve"> P</w:t>
            </w:r>
            <w:r w:rsidRPr="002823FA">
              <w:rPr>
                <w:rFonts w:ascii="Times New Roman" w:hAnsi="Times New Roman"/>
                <w:sz w:val="24"/>
                <w:szCs w:val="24"/>
              </w:rPr>
              <w:t>;</w:t>
            </w:r>
          </w:p>
          <w:p w14:paraId="631EA18E"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1</w:t>
            </w:r>
            <w:r w:rsidRPr="002823FA">
              <w:rPr>
                <w:rFonts w:ascii="Times New Roman" w:hAnsi="Times New Roman"/>
                <w:sz w:val="24"/>
                <w:szCs w:val="24"/>
              </w:rPr>
              <w:t xml:space="preserve">3: </w:t>
            </w:r>
            <w:r w:rsidR="001B4279" w:rsidRPr="001B4279">
              <w:rPr>
                <w:rFonts w:ascii="Times New Roman" w:hAnsi="Times New Roman" w:hint="eastAsia"/>
                <w:b/>
                <w:sz w:val="24"/>
                <w:szCs w:val="24"/>
              </w:rPr>
              <w:t>阶段</w:t>
            </w:r>
            <w:r w:rsidR="001B4279" w:rsidRPr="001B4279">
              <w:rPr>
                <w:rFonts w:ascii="Times New Roman" w:hAnsi="Times New Roman" w:hint="eastAsia"/>
                <w:b/>
                <w:sz w:val="24"/>
                <w:szCs w:val="24"/>
              </w:rPr>
              <w:t>2</w:t>
            </w:r>
          </w:p>
          <w:p w14:paraId="2928B162"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14: </w:t>
            </w:r>
            <w:r w:rsidRPr="002823FA">
              <w:rPr>
                <w:rFonts w:ascii="Times New Roman" w:hAnsi="Times New Roman"/>
                <w:b/>
                <w:sz w:val="24"/>
                <w:szCs w:val="24"/>
              </w:rPr>
              <w:t>while</w:t>
            </w:r>
            <w:r w:rsidRPr="002823FA">
              <w:rPr>
                <w:rFonts w:ascii="Times New Roman" w:hAnsi="Times New Roman"/>
                <w:sz w:val="24"/>
                <w:szCs w:val="24"/>
              </w:rPr>
              <w:t xml:space="preserve"> </w:t>
            </w:r>
            <w:proofErr w:type="spellStart"/>
            <w:r w:rsidRPr="002823FA">
              <w:rPr>
                <w:rFonts w:ascii="Times New Roman" w:hAnsi="Times New Roman"/>
                <w:sz w:val="24"/>
                <w:szCs w:val="24"/>
              </w:rPr>
              <w:t>Iter_num</w:t>
            </w:r>
            <w:proofErr w:type="spellEnd"/>
            <w:r w:rsidRPr="002823FA">
              <w:rPr>
                <w:rFonts w:ascii="Times New Roman" w:hAnsi="Times New Roman"/>
                <w:sz w:val="24"/>
                <w:szCs w:val="24"/>
              </w:rPr>
              <w:t xml:space="preserve"> &lt; </w:t>
            </w:r>
            <w:proofErr w:type="spellStart"/>
            <w:r w:rsidRPr="002823FA">
              <w:rPr>
                <w:rFonts w:ascii="Times New Roman" w:hAnsi="Times New Roman"/>
                <w:sz w:val="24"/>
                <w:szCs w:val="24"/>
              </w:rPr>
              <w:t>max</w:t>
            </w:r>
            <w:r w:rsidRPr="002823FA">
              <w:rPr>
                <w:rFonts w:ascii="Times New Roman" w:hAnsi="Times New Roman" w:hint="eastAsia"/>
                <w:sz w:val="24"/>
                <w:szCs w:val="24"/>
              </w:rPr>
              <w:t>_</w:t>
            </w:r>
            <w:r w:rsidRPr="002823FA">
              <w:rPr>
                <w:rFonts w:ascii="Times New Roman" w:hAnsi="Times New Roman"/>
                <w:sz w:val="24"/>
                <w:szCs w:val="24"/>
              </w:rPr>
              <w:t>Iter_num</w:t>
            </w:r>
            <w:proofErr w:type="spellEnd"/>
          </w:p>
          <w:p w14:paraId="1929CC8E"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15: </w:t>
            </w:r>
            <w:r w:rsidR="00A13700">
              <w:rPr>
                <w:rFonts w:ascii="Times New Roman" w:hAnsi="Times New Roman"/>
                <w:sz w:val="24"/>
                <w:szCs w:val="24"/>
              </w:rPr>
              <w:t xml:space="preserve">   </w:t>
            </w:r>
            <w:r w:rsidR="001B4279">
              <w:rPr>
                <w:rFonts w:ascii="Times New Roman" w:hAnsi="Times New Roman" w:hint="eastAsia"/>
                <w:sz w:val="24"/>
                <w:szCs w:val="24"/>
              </w:rPr>
              <w:t>调用</w:t>
            </w:r>
            <w:r w:rsidR="001B4279">
              <w:rPr>
                <w:rFonts w:ascii="Times New Roman" w:hAnsi="Times New Roman"/>
                <w:sz w:val="24"/>
                <w:szCs w:val="24"/>
              </w:rPr>
              <w:t>UAV</w:t>
            </w:r>
            <w:r w:rsidR="001B4279">
              <w:rPr>
                <w:rFonts w:ascii="Times New Roman" w:hAnsi="Times New Roman" w:hint="eastAsia"/>
                <w:sz w:val="24"/>
                <w:szCs w:val="24"/>
              </w:rPr>
              <w:t>和</w:t>
            </w:r>
            <w:r w:rsidR="001B4279">
              <w:rPr>
                <w:rFonts w:ascii="Times New Roman" w:hAnsi="Times New Roman"/>
                <w:sz w:val="24"/>
                <w:szCs w:val="24"/>
              </w:rPr>
              <w:t>Satellite Algorithm</w:t>
            </w:r>
            <w:r w:rsidR="001B4279">
              <w:rPr>
                <w:rFonts w:ascii="Times New Roman" w:hAnsi="Times New Roman" w:hint="eastAsia"/>
                <w:sz w:val="24"/>
                <w:szCs w:val="24"/>
              </w:rPr>
              <w:t>计算</w:t>
            </w:r>
            <w:r w:rsidRPr="002823FA">
              <w:rPr>
                <w:rFonts w:ascii="Times New Roman" w:hAnsi="Times New Roman"/>
                <w:i/>
                <w:sz w:val="24"/>
                <w:szCs w:val="24"/>
              </w:rPr>
              <w:t>f</w:t>
            </w:r>
            <w:r w:rsidR="001B4279">
              <w:rPr>
                <w:rFonts w:ascii="Times New Roman" w:hAnsi="Times New Roman"/>
                <w:i/>
                <w:sz w:val="24"/>
                <w:szCs w:val="24"/>
              </w:rPr>
              <w:t xml:space="preserve">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w:t>
            </w:r>
            <w:r w:rsidR="001B4279">
              <w:rPr>
                <w:rFonts w:ascii="Times New Roman" w:hAnsi="Times New Roman" w:hint="eastAsia"/>
                <w:sz w:val="24"/>
                <w:szCs w:val="24"/>
              </w:rPr>
              <w:t>和调度方案</w:t>
            </w:r>
            <w:r w:rsidRPr="002823FA">
              <w:rPr>
                <w:rFonts w:ascii="Times New Roman" w:hAnsi="Times New Roman"/>
                <w:i/>
                <w:sz w:val="24"/>
                <w:szCs w:val="24"/>
              </w:rPr>
              <w:t>G</w:t>
            </w:r>
            <w:r w:rsidRPr="002823FA">
              <w:rPr>
                <w:rFonts w:ascii="Times New Roman" w:hAnsi="Times New Roman"/>
                <w:sz w:val="24"/>
                <w:szCs w:val="24"/>
              </w:rPr>
              <w:t>;</w:t>
            </w:r>
          </w:p>
          <w:p w14:paraId="73990FCA"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1</w:t>
            </w:r>
            <w:r w:rsidRPr="002823FA">
              <w:rPr>
                <w:rFonts w:ascii="Times New Roman" w:hAnsi="Times New Roman"/>
                <w:sz w:val="24"/>
                <w:szCs w:val="24"/>
              </w:rPr>
              <w:t xml:space="preserve">6: </w:t>
            </w:r>
            <w:r w:rsidR="00A13700">
              <w:rPr>
                <w:rFonts w:ascii="Times New Roman" w:hAnsi="Times New Roman"/>
                <w:sz w:val="24"/>
                <w:szCs w:val="24"/>
              </w:rPr>
              <w:t xml:space="preserve">   </w:t>
            </w:r>
            <w:r w:rsidR="00BC4035">
              <w:rPr>
                <w:rFonts w:ascii="Times New Roman" w:hAnsi="Times New Roman" w:hint="eastAsia"/>
                <w:sz w:val="24"/>
                <w:szCs w:val="24"/>
              </w:rPr>
              <w:t>根据</w:t>
            </w:r>
            <w:r w:rsidR="00BC4035" w:rsidRPr="002823FA">
              <w:rPr>
                <w:rFonts w:ascii="Times New Roman" w:hAnsi="Times New Roman"/>
                <w:i/>
                <w:sz w:val="24"/>
                <w:szCs w:val="24"/>
              </w:rPr>
              <w:t>G</w:t>
            </w:r>
            <w:r w:rsidR="00BC4035">
              <w:rPr>
                <w:rFonts w:ascii="Times New Roman" w:hAnsi="Times New Roman" w:hint="eastAsia"/>
                <w:sz w:val="24"/>
                <w:szCs w:val="24"/>
              </w:rPr>
              <w:t>和</w:t>
            </w:r>
            <w:r w:rsidR="00BC4035" w:rsidRPr="002823FA">
              <w:rPr>
                <w:rFonts w:ascii="Times New Roman" w:hAnsi="Times New Roman"/>
                <w:i/>
                <w:sz w:val="24"/>
                <w:szCs w:val="24"/>
              </w:rPr>
              <w:t>T</w:t>
            </w:r>
            <w:r w:rsidR="00BC4035" w:rsidRPr="002823FA">
              <w:rPr>
                <w:rFonts w:ascii="Times New Roman" w:hAnsi="Times New Roman"/>
                <w:sz w:val="24"/>
                <w:szCs w:val="24"/>
              </w:rPr>
              <w:t xml:space="preserve"> </w:t>
            </w:r>
            <w:r w:rsidR="00BC4035">
              <w:rPr>
                <w:rFonts w:ascii="Times New Roman" w:hAnsi="Times New Roman" w:hint="eastAsia"/>
                <w:sz w:val="24"/>
                <w:szCs w:val="24"/>
              </w:rPr>
              <w:t>获得未调度任务集</w:t>
            </w:r>
            <w:r w:rsidR="00BC4035" w:rsidRPr="002823FA">
              <w:rPr>
                <w:rFonts w:ascii="Times New Roman" w:hAnsi="Times New Roman"/>
                <w:i/>
                <w:sz w:val="24"/>
                <w:szCs w:val="24"/>
              </w:rPr>
              <w:t>UG</w:t>
            </w:r>
            <w:r w:rsidR="00BC4035" w:rsidRPr="002823FA">
              <w:rPr>
                <w:rFonts w:ascii="Times New Roman" w:hAnsi="Times New Roman"/>
                <w:sz w:val="24"/>
                <w:szCs w:val="24"/>
              </w:rPr>
              <w:t xml:space="preserve"> </w:t>
            </w:r>
            <w:r w:rsidR="0031416E">
              <w:rPr>
                <w:rFonts w:ascii="Times New Roman" w:hAnsi="Times New Roman" w:hint="eastAsia"/>
                <w:sz w:val="24"/>
                <w:szCs w:val="24"/>
              </w:rPr>
              <w:t>,</w:t>
            </w:r>
            <w:r w:rsidR="0031416E">
              <w:rPr>
                <w:rFonts w:ascii="Times New Roman" w:hAnsi="Times New Roman"/>
                <w:sz w:val="24"/>
                <w:szCs w:val="24"/>
              </w:rPr>
              <w:t xml:space="preserve"> </w:t>
            </w:r>
            <w:r w:rsidR="0031416E" w:rsidRPr="002823FA">
              <w:rPr>
                <w:rFonts w:ascii="Times New Roman" w:hAnsi="Times New Roman"/>
                <w:i/>
                <w:sz w:val="24"/>
                <w:szCs w:val="24"/>
              </w:rPr>
              <w:t>P</w:t>
            </w:r>
            <w:r w:rsidR="0031416E">
              <w:rPr>
                <w:rFonts w:ascii="Times New Roman" w:hAnsi="Times New Roman"/>
                <w:i/>
                <w:sz w:val="24"/>
                <w:szCs w:val="24"/>
              </w:rPr>
              <w:t xml:space="preserve"> = </w:t>
            </w:r>
            <w:r w:rsidR="0031416E" w:rsidRPr="002823FA">
              <w:rPr>
                <w:rFonts w:ascii="Times New Roman" w:hAnsi="Times New Roman"/>
                <w:i/>
                <w:sz w:val="24"/>
                <w:szCs w:val="24"/>
              </w:rPr>
              <w:t>G</w:t>
            </w:r>
            <w:r w:rsidR="0031416E">
              <w:rPr>
                <w:rFonts w:ascii="Times New Roman" w:hAnsi="Times New Roman"/>
                <w:i/>
                <w:sz w:val="24"/>
                <w:szCs w:val="24"/>
              </w:rPr>
              <w:t xml:space="preserve"> </w:t>
            </w:r>
            <w:r w:rsidR="0031416E" w:rsidRPr="0031416E">
              <w:rPr>
                <w:rFonts w:ascii="Times New Roman" w:hAnsi="Times New Roman"/>
                <w:sz w:val="24"/>
                <w:szCs w:val="24"/>
              </w:rPr>
              <w:t>;</w:t>
            </w:r>
          </w:p>
          <w:p w14:paraId="51FFBF07"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17: </w:t>
            </w:r>
            <w:r w:rsidRPr="002823FA">
              <w:rPr>
                <w:rFonts w:ascii="Times New Roman" w:hAnsi="Times New Roman"/>
                <w:b/>
                <w:sz w:val="24"/>
                <w:szCs w:val="24"/>
              </w:rPr>
              <w:t>for</w:t>
            </w:r>
            <w:r w:rsidRPr="002823FA">
              <w:rPr>
                <w:rFonts w:ascii="Times New Roman" w:hAnsi="Times New Roman"/>
                <w:sz w:val="24"/>
                <w:szCs w:val="24"/>
              </w:rPr>
              <w:t xml:space="preserve"> </w:t>
            </w:r>
            <w:r w:rsidRPr="002823FA">
              <w:rPr>
                <w:rFonts w:ascii="Times New Roman" w:hAnsi="Times New Roman"/>
                <w:i/>
                <w:sz w:val="24"/>
                <w:szCs w:val="24"/>
              </w:rPr>
              <w:t>g</w:t>
            </w:r>
            <w:r w:rsidRPr="002823FA">
              <w:rPr>
                <w:rFonts w:ascii="Times New Roman" w:hAnsi="Times New Roman"/>
                <w:sz w:val="24"/>
                <w:szCs w:val="24"/>
              </w:rPr>
              <w:t xml:space="preserve"> </w:t>
            </w:r>
            <w:r w:rsidRPr="002823FA">
              <w:rPr>
                <w:rFonts w:ascii="Times New Roman" w:hAnsi="Times New Roman" w:hint="eastAsia"/>
                <w:sz w:val="24"/>
                <w:szCs w:val="24"/>
              </w:rPr>
              <w:t>f</w:t>
            </w:r>
            <w:r w:rsidRPr="002823FA">
              <w:rPr>
                <w:rFonts w:ascii="Times New Roman" w:hAnsi="Times New Roman"/>
                <w:sz w:val="24"/>
                <w:szCs w:val="24"/>
              </w:rPr>
              <w:t>rom 1 to 4</w:t>
            </w:r>
          </w:p>
          <w:p w14:paraId="5B50591E"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18: </w:t>
            </w:r>
            <w:r w:rsidRPr="002823FA">
              <w:rPr>
                <w:rFonts w:ascii="Times New Roman" w:hAnsi="Times New Roman"/>
                <w:sz w:val="24"/>
                <w:szCs w:val="24"/>
              </w:rPr>
              <w:tab/>
            </w:r>
            <w:r w:rsidRPr="002823FA">
              <w:rPr>
                <w:rFonts w:ascii="Times New Roman" w:hAnsi="Times New Roman"/>
                <w:b/>
                <w:sz w:val="24"/>
                <w:szCs w:val="24"/>
              </w:rPr>
              <w:t>while</w:t>
            </w:r>
            <w:r w:rsidR="00A13700">
              <w:rPr>
                <w:rFonts w:ascii="Times New Roman" w:hAnsi="Times New Roman"/>
                <w:b/>
                <w:sz w:val="24"/>
                <w:szCs w:val="24"/>
              </w:rPr>
              <w:t xml:space="preserve"> </w:t>
            </w:r>
            <w:r w:rsidR="00A13700" w:rsidRPr="00A13700">
              <w:rPr>
                <w:rFonts w:ascii="Times New Roman" w:hAnsi="Times New Roman" w:hint="eastAsia"/>
                <w:sz w:val="24"/>
                <w:szCs w:val="24"/>
              </w:rPr>
              <w:t>从</w:t>
            </w:r>
            <w:r w:rsidR="00D36777">
              <w:rPr>
                <w:rFonts w:ascii="Times New Roman" w:hAnsi="Times New Roman" w:hint="eastAsia"/>
                <w:sz w:val="24"/>
                <w:szCs w:val="24"/>
              </w:rPr>
              <w:t>子规划中心</w:t>
            </w:r>
            <w:r w:rsidR="00A13700" w:rsidRPr="002823FA">
              <w:rPr>
                <w:rFonts w:ascii="Times New Roman" w:hAnsi="Times New Roman"/>
                <w:sz w:val="24"/>
                <w:szCs w:val="24"/>
              </w:rPr>
              <w:t xml:space="preserve"> </w:t>
            </w:r>
            <w:r w:rsidR="00A13700" w:rsidRPr="002823FA">
              <w:rPr>
                <w:rFonts w:ascii="Times New Roman" w:hAnsi="Times New Roman"/>
                <w:i/>
                <w:sz w:val="24"/>
                <w:szCs w:val="24"/>
              </w:rPr>
              <w:t>k</w:t>
            </w:r>
            <w:r w:rsidR="00A13700" w:rsidRPr="00A13700">
              <w:rPr>
                <w:rFonts w:ascii="Times New Roman" w:hAnsi="Times New Roman" w:hint="eastAsia"/>
                <w:sz w:val="24"/>
                <w:szCs w:val="24"/>
              </w:rPr>
              <w:t>中删除任务</w:t>
            </w:r>
            <w:r w:rsidR="00A13700" w:rsidRPr="005D567E">
              <w:rPr>
                <w:rFonts w:ascii="Times New Roman" w:hAnsi="Times New Roman" w:hint="eastAsia"/>
                <w:i/>
                <w:sz w:val="24"/>
                <w:szCs w:val="24"/>
              </w:rPr>
              <w:t>t</w:t>
            </w:r>
            <w:r w:rsidR="00A13700">
              <w:rPr>
                <w:rFonts w:ascii="Times New Roman" w:hAnsi="Times New Roman" w:hint="eastAsia"/>
                <w:sz w:val="24"/>
                <w:szCs w:val="24"/>
              </w:rPr>
              <w:t>的操作</w:t>
            </w:r>
            <w:r w:rsidR="00A13700" w:rsidRPr="00A13700">
              <w:rPr>
                <w:rFonts w:ascii="Times New Roman" w:hAnsi="Times New Roman" w:hint="eastAsia"/>
                <w:sz w:val="24"/>
                <w:szCs w:val="24"/>
              </w:rPr>
              <w:t>被</w:t>
            </w:r>
            <w:r w:rsidR="00A13700" w:rsidRPr="00A13700">
              <w:rPr>
                <w:rFonts w:ascii="Times New Roman" w:hAnsi="Times New Roman" w:hint="eastAsia"/>
                <w:sz w:val="24"/>
                <w:szCs w:val="24"/>
              </w:rPr>
              <w:t>Tabu</w:t>
            </w:r>
            <w:r w:rsidR="00A13700" w:rsidRPr="00A13700">
              <w:rPr>
                <w:rFonts w:ascii="Times New Roman" w:hAnsi="Times New Roman"/>
                <w:sz w:val="24"/>
                <w:szCs w:val="24"/>
              </w:rPr>
              <w:t>1</w:t>
            </w:r>
            <w:r w:rsidR="00A13700" w:rsidRPr="00A13700">
              <w:rPr>
                <w:rFonts w:ascii="Times New Roman" w:hAnsi="Times New Roman" w:hint="eastAsia"/>
                <w:sz w:val="24"/>
                <w:szCs w:val="24"/>
              </w:rPr>
              <w:t>禁忌</w:t>
            </w:r>
            <w:r w:rsidR="00A13700">
              <w:rPr>
                <w:rFonts w:ascii="Times New Roman" w:hAnsi="Times New Roman"/>
                <w:sz w:val="24"/>
                <w:szCs w:val="24"/>
              </w:rPr>
              <w:t xml:space="preserve"> </w:t>
            </w:r>
          </w:p>
          <w:p w14:paraId="3477AB1E" w14:textId="77777777" w:rsidR="005D567E" w:rsidRDefault="001819C1" w:rsidP="001819C1">
            <w:pPr>
              <w:rPr>
                <w:rFonts w:ascii="Times New Roman" w:hAnsi="Times New Roman"/>
                <w:sz w:val="24"/>
                <w:szCs w:val="24"/>
              </w:rPr>
            </w:pPr>
            <w:r w:rsidRPr="002823FA">
              <w:rPr>
                <w:rFonts w:ascii="Times New Roman" w:hAnsi="Times New Roman"/>
                <w:sz w:val="24"/>
                <w:szCs w:val="24"/>
              </w:rPr>
              <w:t xml:space="preserve">19: </w:t>
            </w:r>
            <w:r w:rsidRPr="002823FA">
              <w:rPr>
                <w:rFonts w:ascii="Times New Roman" w:hAnsi="Times New Roman"/>
                <w:sz w:val="24"/>
                <w:szCs w:val="24"/>
              </w:rPr>
              <w:tab/>
            </w:r>
            <w:r w:rsidRPr="002823FA">
              <w:rPr>
                <w:rFonts w:ascii="Times New Roman" w:hAnsi="Times New Roman"/>
                <w:sz w:val="24"/>
                <w:szCs w:val="24"/>
              </w:rPr>
              <w:tab/>
            </w:r>
            <w:r w:rsidR="005D567E">
              <w:rPr>
                <w:rFonts w:ascii="Times New Roman" w:hAnsi="Times New Roman" w:hint="eastAsia"/>
                <w:sz w:val="24"/>
                <w:szCs w:val="24"/>
              </w:rPr>
              <w:t>根据删除邻域操作</w:t>
            </w:r>
            <w:r w:rsidR="005D567E">
              <w:rPr>
                <w:rFonts w:ascii="Times New Roman" w:hAnsi="Times New Roman" w:hint="eastAsia"/>
                <w:sz w:val="24"/>
                <w:szCs w:val="24"/>
              </w:rPr>
              <w:t>r</w:t>
            </w:r>
            <w:r w:rsidR="005D567E">
              <w:rPr>
                <w:rFonts w:ascii="Times New Roman" w:hAnsi="Times New Roman"/>
                <w:sz w:val="24"/>
                <w:szCs w:val="24"/>
              </w:rPr>
              <w:t>ule-</w:t>
            </w:r>
            <w:r w:rsidR="005D567E" w:rsidRPr="005D567E">
              <w:rPr>
                <w:rFonts w:ascii="Times New Roman" w:hAnsi="Times New Roman"/>
                <w:i/>
                <w:sz w:val="24"/>
                <w:szCs w:val="24"/>
              </w:rPr>
              <w:t>g</w:t>
            </w:r>
            <w:r w:rsidR="005D567E">
              <w:rPr>
                <w:rFonts w:ascii="Times New Roman" w:hAnsi="Times New Roman" w:hint="eastAsia"/>
                <w:sz w:val="24"/>
                <w:szCs w:val="24"/>
              </w:rPr>
              <w:t>从</w:t>
            </w:r>
            <w:r w:rsidR="005D567E" w:rsidRPr="005D567E">
              <w:rPr>
                <w:rFonts w:ascii="Times New Roman" w:hAnsi="Times New Roman"/>
                <w:i/>
                <w:sz w:val="24"/>
                <w:szCs w:val="24"/>
              </w:rPr>
              <w:t>G</w:t>
            </w:r>
            <w:r w:rsidR="005D567E" w:rsidRPr="005D567E">
              <w:rPr>
                <w:rFonts w:ascii="Times New Roman" w:hAnsi="Times New Roman" w:hint="eastAsia"/>
                <w:sz w:val="24"/>
                <w:szCs w:val="24"/>
              </w:rPr>
              <w:t>中</w:t>
            </w:r>
            <w:r w:rsidR="005D567E">
              <w:rPr>
                <w:rFonts w:ascii="Times New Roman" w:hAnsi="Times New Roman" w:hint="eastAsia"/>
                <w:sz w:val="24"/>
                <w:szCs w:val="24"/>
              </w:rPr>
              <w:t>选择任务</w:t>
            </w:r>
            <w:r w:rsidR="005D567E" w:rsidRPr="005D567E">
              <w:rPr>
                <w:rFonts w:ascii="Times New Roman" w:hAnsi="Times New Roman" w:hint="eastAsia"/>
                <w:i/>
                <w:sz w:val="24"/>
                <w:szCs w:val="24"/>
              </w:rPr>
              <w:t>t</w:t>
            </w:r>
            <w:r w:rsidR="005D567E">
              <w:rPr>
                <w:rFonts w:ascii="Times New Roman" w:hAnsi="Times New Roman"/>
                <w:i/>
                <w:sz w:val="24"/>
                <w:szCs w:val="24"/>
              </w:rPr>
              <w:t xml:space="preserve"> </w:t>
            </w:r>
            <w:r w:rsidR="005D567E" w:rsidRPr="005D567E">
              <w:rPr>
                <w:rFonts w:ascii="Times New Roman" w:hAnsi="Times New Roman"/>
                <w:sz w:val="24"/>
                <w:szCs w:val="24"/>
              </w:rPr>
              <w:t>;</w:t>
            </w:r>
          </w:p>
          <w:p w14:paraId="6DEC61DB" w14:textId="77777777" w:rsidR="001819C1" w:rsidRPr="002823FA" w:rsidRDefault="00C861EB" w:rsidP="001819C1">
            <w:pPr>
              <w:rPr>
                <w:rFonts w:ascii="Times New Roman" w:hAnsi="Times New Roman"/>
                <w:sz w:val="24"/>
                <w:szCs w:val="24"/>
              </w:rPr>
            </w:pPr>
            <w:r>
              <w:rPr>
                <w:rFonts w:ascii="Times New Roman" w:hAnsi="Times New Roman"/>
                <w:sz w:val="24"/>
                <w:szCs w:val="24"/>
              </w:rPr>
              <w:t xml:space="preserve">20: </w:t>
            </w:r>
            <w:r>
              <w:rPr>
                <w:rFonts w:ascii="Times New Roman" w:hAnsi="Times New Roman"/>
                <w:sz w:val="24"/>
                <w:szCs w:val="24"/>
              </w:rPr>
              <w:tab/>
            </w:r>
            <w:r w:rsidRPr="002823FA">
              <w:rPr>
                <w:rFonts w:ascii="Times New Roman" w:hAnsi="Times New Roman"/>
                <w:b/>
                <w:sz w:val="24"/>
                <w:szCs w:val="24"/>
              </w:rPr>
              <w:t>end while</w:t>
            </w:r>
          </w:p>
          <w:p w14:paraId="20730519" w14:textId="77777777" w:rsidR="001819C1" w:rsidRPr="002823FA" w:rsidRDefault="00C861EB" w:rsidP="001819C1">
            <w:pPr>
              <w:rPr>
                <w:rFonts w:ascii="Times New Roman" w:hAnsi="Times New Roman"/>
                <w:sz w:val="24"/>
                <w:szCs w:val="24"/>
              </w:rPr>
            </w:pPr>
            <w:r>
              <w:rPr>
                <w:rFonts w:ascii="Times New Roman" w:hAnsi="Times New Roman"/>
                <w:sz w:val="24"/>
                <w:szCs w:val="24"/>
              </w:rPr>
              <w:t xml:space="preserve">21: </w:t>
            </w:r>
            <w:r>
              <w:rPr>
                <w:rFonts w:ascii="Times New Roman" w:hAnsi="Times New Roman"/>
                <w:sz w:val="24"/>
                <w:szCs w:val="24"/>
              </w:rPr>
              <w:tab/>
            </w:r>
            <w:r>
              <w:rPr>
                <w:rFonts w:ascii="Times New Roman" w:hAnsi="Times New Roman" w:hint="eastAsia"/>
                <w:sz w:val="24"/>
                <w:szCs w:val="24"/>
              </w:rPr>
              <w:t>从</w:t>
            </w:r>
            <w:r w:rsidR="00D36777">
              <w:rPr>
                <w:rFonts w:ascii="Times New Roman" w:hAnsi="Times New Roman" w:hint="eastAsia"/>
                <w:sz w:val="24"/>
                <w:szCs w:val="24"/>
              </w:rPr>
              <w:t>子规划中心</w:t>
            </w:r>
            <w:r w:rsidRPr="002823FA">
              <w:rPr>
                <w:rFonts w:ascii="Times New Roman" w:hAnsi="Times New Roman"/>
                <w:i/>
                <w:sz w:val="24"/>
                <w:szCs w:val="24"/>
              </w:rPr>
              <w:t>k</w:t>
            </w:r>
            <w:r w:rsidRPr="002823FA">
              <w:rPr>
                <w:rFonts w:ascii="Times New Roman" w:hAnsi="Times New Roman"/>
                <w:sz w:val="24"/>
                <w:szCs w:val="24"/>
              </w:rPr>
              <w:t xml:space="preserve"> </w:t>
            </w:r>
            <w:r>
              <w:rPr>
                <w:rFonts w:ascii="Times New Roman" w:hAnsi="Times New Roman" w:hint="eastAsia"/>
                <w:sz w:val="24"/>
                <w:szCs w:val="24"/>
              </w:rPr>
              <w:t>中删除任务</w:t>
            </w:r>
            <w:r w:rsidRPr="005D567E">
              <w:rPr>
                <w:rFonts w:ascii="Times New Roman" w:hAnsi="Times New Roman" w:hint="eastAsia"/>
                <w:i/>
                <w:sz w:val="24"/>
                <w:szCs w:val="24"/>
              </w:rPr>
              <w:t>t</w:t>
            </w:r>
            <w:r>
              <w:rPr>
                <w:rFonts w:ascii="Times New Roman" w:hAnsi="Times New Roman"/>
                <w:i/>
                <w:sz w:val="24"/>
                <w:szCs w:val="24"/>
              </w:rPr>
              <w:t xml:space="preserve"> </w:t>
            </w:r>
            <w:r w:rsidRPr="005D567E">
              <w:rPr>
                <w:rFonts w:ascii="Times New Roman" w:hAnsi="Times New Roman"/>
                <w:sz w:val="24"/>
                <w:szCs w:val="24"/>
              </w:rPr>
              <w:t>;</w:t>
            </w:r>
          </w:p>
          <w:p w14:paraId="77975157"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22: </w:t>
            </w:r>
            <w:r w:rsidRPr="002823FA">
              <w:rPr>
                <w:rFonts w:ascii="Times New Roman" w:hAnsi="Times New Roman"/>
                <w:sz w:val="24"/>
                <w:szCs w:val="24"/>
              </w:rPr>
              <w:tab/>
            </w:r>
            <w:r w:rsidR="00C861EB">
              <w:rPr>
                <w:rFonts w:ascii="Times New Roman" w:hAnsi="Times New Roman" w:hint="eastAsia"/>
                <w:sz w:val="24"/>
                <w:szCs w:val="24"/>
              </w:rPr>
              <w:t>插入任务</w:t>
            </w:r>
            <w:r w:rsidR="00C861EB" w:rsidRPr="005D567E">
              <w:rPr>
                <w:rFonts w:ascii="Times New Roman" w:hAnsi="Times New Roman" w:hint="eastAsia"/>
                <w:i/>
                <w:sz w:val="24"/>
                <w:szCs w:val="24"/>
              </w:rPr>
              <w:t>t</w:t>
            </w:r>
            <w:r w:rsidR="00C861EB">
              <w:rPr>
                <w:rFonts w:ascii="Times New Roman" w:hAnsi="Times New Roman" w:hint="eastAsia"/>
                <w:sz w:val="24"/>
                <w:szCs w:val="24"/>
              </w:rPr>
              <w:t>到</w:t>
            </w:r>
            <w:r w:rsidR="00C861EB" w:rsidRPr="002823FA">
              <w:rPr>
                <w:rFonts w:ascii="Times New Roman" w:hAnsi="Times New Roman"/>
                <w:i/>
                <w:sz w:val="24"/>
                <w:szCs w:val="24"/>
              </w:rPr>
              <w:t>UG</w:t>
            </w:r>
            <w:r w:rsidR="00C861EB" w:rsidRPr="00C861EB">
              <w:rPr>
                <w:rFonts w:ascii="Times New Roman" w:hAnsi="Times New Roman" w:hint="eastAsia"/>
                <w:sz w:val="24"/>
                <w:szCs w:val="24"/>
              </w:rPr>
              <w:t>；</w:t>
            </w:r>
          </w:p>
          <w:p w14:paraId="03187ED4"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23: </w:t>
            </w:r>
            <w:r w:rsidRPr="002823FA">
              <w:rPr>
                <w:rFonts w:ascii="Times New Roman" w:hAnsi="Times New Roman"/>
                <w:b/>
                <w:sz w:val="24"/>
                <w:szCs w:val="24"/>
              </w:rPr>
              <w:t>end for</w:t>
            </w:r>
          </w:p>
          <w:p w14:paraId="5DC6472E"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24:</w:t>
            </w:r>
            <w:r w:rsidR="00F815D8">
              <w:rPr>
                <w:rFonts w:ascii="Times New Roman" w:hAnsi="Times New Roman" w:hint="eastAsia"/>
                <w:sz w:val="24"/>
                <w:szCs w:val="24"/>
              </w:rPr>
              <w:t>更新任务分配方案</w:t>
            </w:r>
            <w:r w:rsidR="00F815D8" w:rsidRPr="002823FA">
              <w:rPr>
                <w:rFonts w:ascii="Times New Roman" w:hAnsi="Times New Roman"/>
                <w:i/>
                <w:sz w:val="24"/>
                <w:szCs w:val="24"/>
              </w:rPr>
              <w:t>P</w:t>
            </w:r>
            <w:r w:rsidR="00F815D8">
              <w:rPr>
                <w:rFonts w:ascii="Times New Roman" w:hAnsi="Times New Roman" w:hint="eastAsia"/>
                <w:sz w:val="24"/>
                <w:szCs w:val="24"/>
              </w:rPr>
              <w:t>；</w:t>
            </w:r>
          </w:p>
          <w:p w14:paraId="1AA5AA73"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25: </w:t>
            </w:r>
            <w:r w:rsidRPr="002823FA">
              <w:rPr>
                <w:rFonts w:ascii="Times New Roman" w:hAnsi="Times New Roman"/>
                <w:b/>
                <w:sz w:val="24"/>
                <w:szCs w:val="24"/>
              </w:rPr>
              <w:t>while</w:t>
            </w:r>
            <w:r w:rsidRPr="002823FA">
              <w:rPr>
                <w:rFonts w:ascii="Times New Roman" w:hAnsi="Times New Roman"/>
                <w:sz w:val="24"/>
                <w:szCs w:val="24"/>
              </w:rPr>
              <w:t xml:space="preserve"> </w:t>
            </w:r>
            <w:r w:rsidRPr="002823FA">
              <w:rPr>
                <w:rFonts w:ascii="Times New Roman" w:eastAsiaTheme="minorEastAsia" w:hAnsi="Times New Roman" w:cstheme="minorBidi"/>
                <w:position w:val="-6"/>
                <w:sz w:val="24"/>
                <w:szCs w:val="24"/>
              </w:rPr>
              <w:object w:dxaOrig="840" w:dyaOrig="279" w14:anchorId="4D575245">
                <v:shape id="_x0000_i1207" type="#_x0000_t75" style="width:42.05pt;height:13.8pt" o:ole="">
                  <v:imagedata r:id="rId360" o:title=""/>
                </v:shape>
                <o:OLEObject Type="Embed" ProgID="Equation.DSMT4" ShapeID="_x0000_i1207" DrawAspect="Content" ObjectID="_1624530025" r:id="rId361"/>
              </w:object>
            </w:r>
            <w:r w:rsidRPr="002823FA">
              <w:rPr>
                <w:rFonts w:ascii="Times New Roman" w:hAnsi="Times New Roman"/>
                <w:sz w:val="24"/>
                <w:szCs w:val="24"/>
              </w:rPr>
              <w:t xml:space="preserve"> </w:t>
            </w:r>
          </w:p>
          <w:p w14:paraId="6088B61F"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26: </w:t>
            </w:r>
            <w:r w:rsidRPr="002823FA">
              <w:rPr>
                <w:rFonts w:ascii="Times New Roman" w:hAnsi="Times New Roman"/>
                <w:sz w:val="24"/>
                <w:szCs w:val="24"/>
              </w:rPr>
              <w:tab/>
            </w:r>
            <w:r w:rsidR="00D85C2F">
              <w:rPr>
                <w:rFonts w:ascii="Times New Roman" w:hAnsi="Times New Roman" w:hint="eastAsia"/>
                <w:sz w:val="24"/>
                <w:szCs w:val="24"/>
              </w:rPr>
              <w:t>执行操作</w:t>
            </w:r>
            <w:r w:rsidR="00D24C35">
              <w:rPr>
                <w:rFonts w:ascii="Times New Roman" w:hAnsi="Times New Roman"/>
                <w:sz w:val="24"/>
                <w:szCs w:val="24"/>
              </w:rPr>
              <w:t>from step3 to step5</w:t>
            </w:r>
            <w:r w:rsidR="00D85C2F">
              <w:rPr>
                <w:rFonts w:ascii="Times New Roman" w:hAnsi="Times New Roman"/>
                <w:sz w:val="24"/>
                <w:szCs w:val="24"/>
              </w:rPr>
              <w:t>;</w:t>
            </w:r>
          </w:p>
          <w:p w14:paraId="77BFB3E0"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27: </w:t>
            </w:r>
            <w:r w:rsidRPr="002823FA">
              <w:rPr>
                <w:rFonts w:ascii="Times New Roman" w:hAnsi="Times New Roman"/>
                <w:sz w:val="24"/>
                <w:szCs w:val="24"/>
              </w:rPr>
              <w:tab/>
            </w:r>
            <w:r w:rsidRPr="002823FA">
              <w:rPr>
                <w:rFonts w:ascii="Times New Roman" w:hAnsi="Times New Roman"/>
                <w:b/>
                <w:sz w:val="24"/>
                <w:szCs w:val="24"/>
              </w:rPr>
              <w:t xml:space="preserve">while </w:t>
            </w:r>
            <w:r w:rsidR="00D24C35" w:rsidRPr="009C3B51">
              <w:rPr>
                <w:rFonts w:ascii="Times New Roman" w:hAnsi="Times New Roman" w:hint="eastAsia"/>
                <w:sz w:val="24"/>
                <w:szCs w:val="24"/>
              </w:rPr>
              <w:t>插入</w:t>
            </w:r>
            <w:proofErr w:type="spellStart"/>
            <w:r w:rsidR="009C3B51" w:rsidRPr="002823FA">
              <w:rPr>
                <w:rFonts w:ascii="Times New Roman" w:hAnsi="Times New Roman"/>
                <w:i/>
                <w:sz w:val="24"/>
                <w:szCs w:val="24"/>
              </w:rPr>
              <w:t>i</w:t>
            </w:r>
            <w:proofErr w:type="spellEnd"/>
            <w:r w:rsidR="009C3B51" w:rsidRPr="009C3B51">
              <w:rPr>
                <w:rFonts w:ascii="Times New Roman" w:hAnsi="Times New Roman" w:hint="eastAsia"/>
                <w:sz w:val="24"/>
                <w:szCs w:val="24"/>
              </w:rPr>
              <w:t>到</w:t>
            </w:r>
            <w:r w:rsidR="00012F9D">
              <w:rPr>
                <w:rFonts w:ascii="Times New Roman" w:hAnsi="Times New Roman" w:hint="eastAsia"/>
                <w:sz w:val="24"/>
                <w:szCs w:val="24"/>
              </w:rPr>
              <w:t>子规划中心</w:t>
            </w:r>
            <w:r w:rsidR="009C3B51" w:rsidRPr="002823FA">
              <w:rPr>
                <w:rFonts w:ascii="Times New Roman" w:hAnsi="Times New Roman"/>
                <w:i/>
                <w:sz w:val="24"/>
                <w:szCs w:val="24"/>
              </w:rPr>
              <w:t>s</w:t>
            </w:r>
            <w:r w:rsidR="009C3B51">
              <w:rPr>
                <w:rFonts w:ascii="Times New Roman" w:hAnsi="Times New Roman" w:hint="eastAsia"/>
                <w:sz w:val="24"/>
                <w:szCs w:val="24"/>
              </w:rPr>
              <w:t>的操作被</w:t>
            </w:r>
            <w:r w:rsidR="009C3B51">
              <w:rPr>
                <w:rFonts w:ascii="Times New Roman" w:hAnsi="Times New Roman" w:hint="eastAsia"/>
                <w:sz w:val="24"/>
                <w:szCs w:val="24"/>
              </w:rPr>
              <w:t>Ta</w:t>
            </w:r>
            <w:r w:rsidR="009C3B51">
              <w:rPr>
                <w:rFonts w:ascii="Times New Roman" w:hAnsi="Times New Roman"/>
                <w:sz w:val="24"/>
                <w:szCs w:val="24"/>
              </w:rPr>
              <w:t>bu2</w:t>
            </w:r>
            <w:r w:rsidR="009C3B51">
              <w:rPr>
                <w:rFonts w:ascii="Times New Roman" w:hAnsi="Times New Roman" w:hint="eastAsia"/>
                <w:sz w:val="24"/>
                <w:szCs w:val="24"/>
              </w:rPr>
              <w:t>禁忌</w:t>
            </w:r>
          </w:p>
          <w:p w14:paraId="106498CE" w14:textId="77777777" w:rsidR="00483A3B" w:rsidRDefault="001819C1" w:rsidP="001819C1">
            <w:pPr>
              <w:rPr>
                <w:rFonts w:ascii="Times New Roman" w:hAnsi="Times New Roman"/>
                <w:sz w:val="24"/>
                <w:szCs w:val="24"/>
              </w:rPr>
            </w:pPr>
            <w:r w:rsidRPr="002823FA">
              <w:rPr>
                <w:rFonts w:ascii="Times New Roman" w:hAnsi="Times New Roman"/>
                <w:sz w:val="24"/>
                <w:szCs w:val="24"/>
              </w:rPr>
              <w:t>28</w:t>
            </w:r>
            <w:r w:rsidRPr="002823FA">
              <w:rPr>
                <w:rFonts w:ascii="Times New Roman" w:hAnsi="Times New Roman" w:hint="eastAsia"/>
                <w:sz w:val="24"/>
                <w:szCs w:val="24"/>
              </w:rPr>
              <w:t>:</w:t>
            </w:r>
            <w:r w:rsidRPr="002823FA">
              <w:rPr>
                <w:rFonts w:ascii="Times New Roman" w:hAnsi="Times New Roman"/>
                <w:sz w:val="24"/>
                <w:szCs w:val="24"/>
              </w:rPr>
              <w:t xml:space="preserve"> </w:t>
            </w:r>
            <w:r w:rsidRPr="002823FA">
              <w:rPr>
                <w:rFonts w:ascii="Times New Roman" w:hAnsi="Times New Roman"/>
                <w:sz w:val="24"/>
                <w:szCs w:val="24"/>
              </w:rPr>
              <w:tab/>
            </w:r>
            <w:r w:rsidRPr="002823FA">
              <w:rPr>
                <w:rFonts w:ascii="Times New Roman" w:hAnsi="Times New Roman"/>
                <w:sz w:val="24"/>
                <w:szCs w:val="24"/>
              </w:rPr>
              <w:tab/>
            </w:r>
            <w:r w:rsidR="00483A3B">
              <w:rPr>
                <w:rFonts w:ascii="Times New Roman" w:hAnsi="Times New Roman" w:hint="eastAsia"/>
                <w:sz w:val="24"/>
                <w:szCs w:val="24"/>
              </w:rPr>
              <w:t>在不考虑已被选择的子规划中心的情况下，选择具有充足资源的</w:t>
            </w:r>
          </w:p>
          <w:p w14:paraId="7E46D732" w14:textId="77777777" w:rsidR="001819C1" w:rsidRPr="002823FA" w:rsidRDefault="00CC54CB" w:rsidP="00483A3B">
            <w:pPr>
              <w:ind w:firstLineChars="800" w:firstLine="1920"/>
              <w:rPr>
                <w:rFonts w:ascii="Times New Roman" w:hAnsi="Times New Roman"/>
                <w:sz w:val="24"/>
                <w:szCs w:val="24"/>
              </w:rPr>
            </w:pPr>
            <w:r>
              <w:rPr>
                <w:rFonts w:ascii="Times New Roman" w:hAnsi="Times New Roman" w:hint="eastAsia"/>
                <w:sz w:val="24"/>
                <w:szCs w:val="24"/>
              </w:rPr>
              <w:t>子规划中心</w:t>
            </w:r>
            <w:r w:rsidR="00012F9D" w:rsidRPr="002823FA">
              <w:rPr>
                <w:rFonts w:ascii="Times New Roman" w:hAnsi="Times New Roman"/>
                <w:i/>
                <w:sz w:val="24"/>
                <w:szCs w:val="24"/>
              </w:rPr>
              <w:t>s</w:t>
            </w:r>
            <w:r w:rsidR="00012F9D">
              <w:rPr>
                <w:rFonts w:ascii="Times New Roman" w:hAnsi="Times New Roman"/>
                <w:i/>
                <w:sz w:val="24"/>
                <w:szCs w:val="24"/>
              </w:rPr>
              <w:t xml:space="preserve"> </w:t>
            </w:r>
            <w:r w:rsidR="00483A3B">
              <w:rPr>
                <w:rFonts w:ascii="Times New Roman" w:hAnsi="Times New Roman"/>
                <w:sz w:val="24"/>
                <w:szCs w:val="24"/>
              </w:rPr>
              <w:t xml:space="preserve">according to </w:t>
            </w:r>
            <w:proofErr w:type="spellStart"/>
            <w:r w:rsidR="001819C1" w:rsidRPr="002823FA">
              <w:rPr>
                <w:rFonts w:ascii="Times New Roman" w:hAnsi="Times New Roman"/>
                <w:i/>
                <w:sz w:val="24"/>
                <w:szCs w:val="24"/>
              </w:rPr>
              <w:t>U</w:t>
            </w:r>
            <w:r w:rsidR="001819C1" w:rsidRPr="002823FA">
              <w:rPr>
                <w:rFonts w:ascii="Times New Roman" w:hAnsi="Times New Roman"/>
                <w:i/>
                <w:sz w:val="24"/>
                <w:szCs w:val="24"/>
                <w:vertAlign w:val="subscript"/>
              </w:rPr>
              <w:t>is</w:t>
            </w:r>
            <w:proofErr w:type="spellEnd"/>
            <w:r w:rsidR="001819C1" w:rsidRPr="002823FA">
              <w:rPr>
                <w:rFonts w:ascii="Times New Roman" w:hAnsi="Times New Roman"/>
                <w:i/>
                <w:sz w:val="24"/>
                <w:szCs w:val="24"/>
                <w:vertAlign w:val="subscript"/>
              </w:rPr>
              <w:t xml:space="preserve"> </w:t>
            </w:r>
            <w:r w:rsidR="001819C1" w:rsidRPr="002823FA">
              <w:rPr>
                <w:rFonts w:ascii="Times New Roman" w:hAnsi="Times New Roman"/>
                <w:sz w:val="24"/>
                <w:szCs w:val="24"/>
              </w:rPr>
              <w:t>= max{</w:t>
            </w:r>
            <w:proofErr w:type="spellStart"/>
            <w:r w:rsidR="001819C1" w:rsidRPr="002823FA">
              <w:rPr>
                <w:rFonts w:ascii="Times New Roman" w:hAnsi="Times New Roman"/>
                <w:i/>
                <w:sz w:val="24"/>
                <w:szCs w:val="24"/>
              </w:rPr>
              <w:t>U</w:t>
            </w:r>
            <w:r w:rsidR="001819C1" w:rsidRPr="002823FA">
              <w:rPr>
                <w:rFonts w:ascii="Times New Roman" w:hAnsi="Times New Roman"/>
                <w:i/>
                <w:sz w:val="24"/>
                <w:szCs w:val="24"/>
                <w:vertAlign w:val="subscript"/>
              </w:rPr>
              <w:t>ik</w:t>
            </w:r>
            <w:r w:rsidR="001819C1" w:rsidRPr="002823FA">
              <w:rPr>
                <w:rFonts w:ascii="Times New Roman" w:hAnsi="Times New Roman"/>
                <w:sz w:val="24"/>
                <w:szCs w:val="24"/>
              </w:rPr>
              <w:t>|</w:t>
            </w:r>
            <w:r w:rsidR="001819C1" w:rsidRPr="002823FA">
              <w:rPr>
                <w:rFonts w:ascii="Times New Roman" w:hAnsi="Times New Roman"/>
                <w:i/>
                <w:sz w:val="24"/>
                <w:szCs w:val="24"/>
              </w:rPr>
              <w:t>k</w:t>
            </w:r>
            <w:proofErr w:type="spellEnd"/>
            <w:r>
              <w:rPr>
                <w:rFonts w:ascii="Times New Roman" w:hAnsi="Times New Roman"/>
                <w:sz w:val="24"/>
                <w:szCs w:val="24"/>
              </w:rPr>
              <w:t>=1,2,…,n}</w:t>
            </w:r>
            <w:r>
              <w:rPr>
                <w:rFonts w:ascii="Times New Roman" w:hAnsi="Times New Roman" w:hint="eastAsia"/>
                <w:sz w:val="24"/>
                <w:szCs w:val="24"/>
              </w:rPr>
              <w:t>；</w:t>
            </w:r>
          </w:p>
          <w:p w14:paraId="7EBA9A7D"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2</w:t>
            </w:r>
            <w:r w:rsidRPr="002823FA">
              <w:rPr>
                <w:rFonts w:ascii="Times New Roman" w:hAnsi="Times New Roman"/>
                <w:sz w:val="24"/>
                <w:szCs w:val="24"/>
              </w:rPr>
              <w:t xml:space="preserve">9: </w:t>
            </w:r>
            <w:r w:rsidRPr="002823FA">
              <w:rPr>
                <w:rFonts w:ascii="Times New Roman" w:hAnsi="Times New Roman"/>
                <w:sz w:val="24"/>
                <w:szCs w:val="24"/>
              </w:rPr>
              <w:tab/>
            </w:r>
            <w:r w:rsidRPr="002823FA">
              <w:rPr>
                <w:rFonts w:ascii="Times New Roman" w:hAnsi="Times New Roman"/>
                <w:b/>
                <w:sz w:val="24"/>
                <w:szCs w:val="24"/>
              </w:rPr>
              <w:t>end while</w:t>
            </w:r>
          </w:p>
          <w:p w14:paraId="57C59B07" w14:textId="77777777" w:rsidR="001819C1" w:rsidRPr="002823FA" w:rsidRDefault="001819C1" w:rsidP="00CC54CB">
            <w:pPr>
              <w:rPr>
                <w:rFonts w:ascii="Times New Roman" w:hAnsi="Times New Roman"/>
                <w:sz w:val="24"/>
                <w:szCs w:val="24"/>
              </w:rPr>
            </w:pPr>
            <w:r w:rsidRPr="002823FA">
              <w:rPr>
                <w:rFonts w:ascii="Times New Roman" w:hAnsi="Times New Roman"/>
                <w:sz w:val="24"/>
                <w:szCs w:val="24"/>
              </w:rPr>
              <w:t xml:space="preserve">30: </w:t>
            </w:r>
            <w:r w:rsidRPr="002823FA">
              <w:rPr>
                <w:rFonts w:ascii="Times New Roman" w:hAnsi="Times New Roman"/>
                <w:sz w:val="24"/>
                <w:szCs w:val="24"/>
              </w:rPr>
              <w:tab/>
            </w:r>
            <w:r w:rsidR="00CC54CB">
              <w:rPr>
                <w:rFonts w:ascii="Times New Roman" w:hAnsi="Times New Roman" w:hint="eastAsia"/>
                <w:sz w:val="24"/>
                <w:szCs w:val="24"/>
              </w:rPr>
              <w:t>选择具有充足资源的观测资源</w:t>
            </w:r>
            <w:r w:rsidRPr="002823FA">
              <w:rPr>
                <w:rFonts w:ascii="Times New Roman" w:hAnsi="Times New Roman"/>
                <w:i/>
                <w:sz w:val="24"/>
                <w:szCs w:val="24"/>
              </w:rPr>
              <w:t>l</w:t>
            </w:r>
            <w:r w:rsidRPr="002823FA">
              <w:rPr>
                <w:rFonts w:ascii="Times New Roman" w:hAnsi="Times New Roman"/>
                <w:sz w:val="24"/>
                <w:szCs w:val="24"/>
              </w:rPr>
              <w:t xml:space="preserve"> of </w:t>
            </w:r>
            <w:r w:rsidRPr="002823FA">
              <w:rPr>
                <w:rFonts w:ascii="Times New Roman" w:hAnsi="Times New Roman"/>
                <w:i/>
                <w:sz w:val="24"/>
                <w:szCs w:val="24"/>
              </w:rPr>
              <w:t>s</w:t>
            </w:r>
            <w:r w:rsidRPr="002823FA">
              <w:rPr>
                <w:rFonts w:ascii="Times New Roman" w:hAnsi="Times New Roman"/>
                <w:sz w:val="24"/>
                <w:szCs w:val="24"/>
              </w:rPr>
              <w:t xml:space="preserve"> </w:t>
            </w:r>
            <w:r w:rsidR="00CC54CB">
              <w:rPr>
                <w:rFonts w:ascii="Times New Roman" w:hAnsi="Times New Roman"/>
                <w:sz w:val="24"/>
                <w:szCs w:val="24"/>
              </w:rPr>
              <w:t>according to</w:t>
            </w:r>
            <w:r w:rsidR="00CC54CB">
              <w:rPr>
                <w:rFonts w:ascii="Times New Roman" w:hAnsi="Times New Roman" w:hint="eastAsia"/>
                <w:sz w:val="24"/>
                <w:szCs w:val="24"/>
              </w:rPr>
              <w:t xml:space="preserve"> </w:t>
            </w: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il</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max{</w:t>
            </w:r>
            <w:proofErr w:type="spellStart"/>
            <w:r w:rsidRPr="002823FA">
              <w:rPr>
                <w:rFonts w:ascii="Times New Roman" w:hAnsi="Times New Roman"/>
                <w:i/>
                <w:sz w:val="24"/>
                <w:szCs w:val="24"/>
              </w:rPr>
              <w:t>U</w:t>
            </w:r>
            <w:r w:rsidRPr="002823FA">
              <w:rPr>
                <w:rFonts w:ascii="Times New Roman" w:hAnsi="Times New Roman"/>
                <w:i/>
                <w:sz w:val="24"/>
                <w:szCs w:val="24"/>
                <w:vertAlign w:val="subscript"/>
              </w:rPr>
              <w:t>ij</w:t>
            </w:r>
            <w:proofErr w:type="spellEnd"/>
            <w:r w:rsidRPr="002823FA">
              <w:rPr>
                <w:rFonts w:ascii="Times New Roman" w:hAnsi="Times New Roman"/>
                <w:i/>
                <w:sz w:val="24"/>
                <w:szCs w:val="24"/>
                <w:vertAlign w:val="subscript"/>
              </w:rPr>
              <w:t xml:space="preserve"> </w:t>
            </w:r>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 xml:space="preserve"> in </w:t>
            </w:r>
            <w:r w:rsidRPr="002823FA">
              <w:rPr>
                <w:rFonts w:ascii="Times New Roman" w:hAnsi="Times New Roman"/>
                <w:i/>
                <w:sz w:val="24"/>
                <w:szCs w:val="24"/>
              </w:rPr>
              <w:t>S</w:t>
            </w:r>
            <w:r w:rsidRPr="002823FA">
              <w:rPr>
                <w:rFonts w:ascii="Times New Roman" w:hAnsi="Times New Roman"/>
                <w:i/>
                <w:sz w:val="24"/>
                <w:szCs w:val="24"/>
                <w:vertAlign w:val="subscript"/>
              </w:rPr>
              <w:t>s</w:t>
            </w:r>
            <w:r w:rsidRPr="002823FA">
              <w:rPr>
                <w:rFonts w:ascii="Times New Roman" w:hAnsi="Times New Roman"/>
                <w:sz w:val="24"/>
                <w:szCs w:val="24"/>
              </w:rPr>
              <w:t xml:space="preserve"> };</w:t>
            </w:r>
          </w:p>
          <w:p w14:paraId="52D951DB"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1: </w:t>
            </w:r>
            <w:r w:rsidRPr="002823FA">
              <w:rPr>
                <w:rFonts w:ascii="Times New Roman" w:hAnsi="Times New Roman"/>
                <w:sz w:val="24"/>
                <w:szCs w:val="24"/>
              </w:rPr>
              <w:tab/>
            </w:r>
            <w:r w:rsidR="00012F9D">
              <w:rPr>
                <w:rFonts w:ascii="Times New Roman" w:hAnsi="Times New Roman" w:hint="eastAsia"/>
                <w:sz w:val="24"/>
                <w:szCs w:val="24"/>
              </w:rPr>
              <w:t>将任务</w:t>
            </w:r>
            <w:proofErr w:type="spellStart"/>
            <w:r w:rsidR="00012F9D" w:rsidRPr="002823FA">
              <w:rPr>
                <w:rFonts w:ascii="Times New Roman" w:hAnsi="Times New Roman"/>
                <w:i/>
                <w:sz w:val="24"/>
                <w:szCs w:val="24"/>
              </w:rPr>
              <w:t>i</w:t>
            </w:r>
            <w:proofErr w:type="spellEnd"/>
            <w:r w:rsidR="00012F9D">
              <w:rPr>
                <w:rFonts w:ascii="Times New Roman" w:hAnsi="Times New Roman" w:hint="eastAsia"/>
                <w:sz w:val="24"/>
                <w:szCs w:val="24"/>
              </w:rPr>
              <w:t>分配给子规划中心</w:t>
            </w:r>
            <w:r w:rsidR="00012F9D">
              <w:rPr>
                <w:rFonts w:ascii="Times New Roman" w:hAnsi="Times New Roman"/>
                <w:i/>
                <w:sz w:val="24"/>
                <w:szCs w:val="24"/>
              </w:rPr>
              <w:t>s</w:t>
            </w:r>
            <w:r w:rsidR="00012F9D" w:rsidRPr="009B3D2E">
              <w:rPr>
                <w:rFonts w:ascii="Times New Roman" w:hAnsi="Times New Roman" w:hint="eastAsia"/>
                <w:sz w:val="24"/>
                <w:szCs w:val="24"/>
              </w:rPr>
              <w:t>和</w:t>
            </w:r>
            <w:r w:rsidR="00012F9D">
              <w:rPr>
                <w:rFonts w:ascii="Times New Roman" w:hAnsi="Times New Roman" w:hint="eastAsia"/>
                <w:sz w:val="24"/>
                <w:szCs w:val="24"/>
              </w:rPr>
              <w:t>观测资源</w:t>
            </w:r>
            <w:r w:rsidR="00012F9D" w:rsidRPr="002823FA">
              <w:rPr>
                <w:rFonts w:ascii="Times New Roman" w:hAnsi="Times New Roman"/>
                <w:i/>
                <w:sz w:val="24"/>
                <w:szCs w:val="24"/>
              </w:rPr>
              <w:t xml:space="preserve">l </w:t>
            </w:r>
            <w:r w:rsidR="00012F9D" w:rsidRPr="002823FA">
              <w:rPr>
                <w:rFonts w:ascii="Times New Roman" w:hAnsi="Times New Roman"/>
                <w:sz w:val="24"/>
                <w:szCs w:val="24"/>
              </w:rPr>
              <w:t>;</w:t>
            </w:r>
            <w:r w:rsidRPr="002823FA">
              <w:rPr>
                <w:rFonts w:ascii="Times New Roman" w:hAnsi="Times New Roman"/>
                <w:i/>
                <w:sz w:val="24"/>
                <w:szCs w:val="24"/>
              </w:rPr>
              <w:t xml:space="preserve"> </w:t>
            </w:r>
          </w:p>
          <w:p w14:paraId="76261120"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32: </w:t>
            </w:r>
            <w:r w:rsidRPr="002823FA">
              <w:rPr>
                <w:rFonts w:ascii="Times New Roman" w:hAnsi="Times New Roman"/>
                <w:sz w:val="24"/>
                <w:szCs w:val="24"/>
              </w:rPr>
              <w:tab/>
            </w:r>
            <w:r w:rsidR="00194801">
              <w:rPr>
                <w:rFonts w:ascii="Times New Roman" w:hAnsi="Times New Roman" w:hint="eastAsia"/>
                <w:sz w:val="24"/>
                <w:szCs w:val="24"/>
              </w:rPr>
              <w:t>更新任务分配方案</w:t>
            </w:r>
            <w:r w:rsidR="00194801" w:rsidRPr="002823FA">
              <w:rPr>
                <w:rFonts w:ascii="Times New Roman" w:hAnsi="Times New Roman"/>
                <w:i/>
                <w:sz w:val="24"/>
                <w:szCs w:val="24"/>
              </w:rPr>
              <w:t>P</w:t>
            </w:r>
            <w:r w:rsidR="00194801">
              <w:rPr>
                <w:rFonts w:ascii="Times New Roman" w:hAnsi="Times New Roman" w:hint="eastAsia"/>
                <w:sz w:val="24"/>
                <w:szCs w:val="24"/>
              </w:rPr>
              <w:t>；</w:t>
            </w:r>
          </w:p>
          <w:p w14:paraId="2D6BFF46"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3: </w:t>
            </w:r>
            <w:r w:rsidRPr="002823FA">
              <w:rPr>
                <w:rFonts w:ascii="Times New Roman" w:hAnsi="Times New Roman"/>
                <w:sz w:val="24"/>
                <w:szCs w:val="24"/>
              </w:rPr>
              <w:tab/>
            </w:r>
            <w:r w:rsidRPr="002823FA">
              <w:rPr>
                <w:rFonts w:ascii="Times New Roman" w:hAnsi="Times New Roman"/>
                <w:b/>
                <w:sz w:val="24"/>
                <w:szCs w:val="24"/>
              </w:rPr>
              <w:t>for</w:t>
            </w:r>
            <w:r w:rsidRPr="002823FA">
              <w:rPr>
                <w:rFonts w:ascii="Times New Roman" w:hAnsi="Times New Roman"/>
                <w:sz w:val="24"/>
                <w:szCs w:val="24"/>
              </w:rPr>
              <w:t xml:space="preserve"> each </w:t>
            </w:r>
            <w:r w:rsidR="00AF4E32">
              <w:rPr>
                <w:rFonts w:ascii="Times New Roman" w:hAnsi="Times New Roman" w:hint="eastAsia"/>
                <w:sz w:val="24"/>
                <w:szCs w:val="24"/>
              </w:rPr>
              <w:t>观测资源和子规划中心更新剩余资源</w:t>
            </w:r>
            <w:r w:rsidRPr="002823FA">
              <w:rPr>
                <w:rFonts w:ascii="Times New Roman" w:hAnsi="Times New Roman"/>
                <w:sz w:val="24"/>
                <w:szCs w:val="24"/>
              </w:rPr>
              <w:t>;</w:t>
            </w:r>
          </w:p>
          <w:p w14:paraId="232CE3A4"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4: </w:t>
            </w:r>
            <w:r w:rsidRPr="002823FA">
              <w:rPr>
                <w:rFonts w:ascii="Times New Roman" w:hAnsi="Times New Roman"/>
                <w:sz w:val="24"/>
                <w:szCs w:val="24"/>
              </w:rPr>
              <w:tab/>
            </w:r>
            <w:r w:rsidRPr="002823FA">
              <w:rPr>
                <w:rFonts w:ascii="Times New Roman" w:hAnsi="Times New Roman"/>
                <w:i/>
                <w:sz w:val="24"/>
                <w:szCs w:val="24"/>
              </w:rPr>
              <w:t>UG</w:t>
            </w:r>
            <w:r w:rsidRPr="002823FA">
              <w:rPr>
                <w:rFonts w:ascii="Times New Roman" w:hAnsi="Times New Roman"/>
                <w:sz w:val="24"/>
                <w:szCs w:val="24"/>
              </w:rPr>
              <w:t xml:space="preserve"> =</w:t>
            </w:r>
            <w:r w:rsidRPr="002823FA">
              <w:rPr>
                <w:rFonts w:ascii="Times New Roman" w:hAnsi="Times New Roman"/>
                <w:i/>
                <w:sz w:val="24"/>
                <w:szCs w:val="24"/>
              </w:rPr>
              <w:t xml:space="preserve"> UG</w:t>
            </w:r>
            <w:r w:rsidRPr="002823FA">
              <w:rPr>
                <w:rFonts w:ascii="Times New Roman" w:hAnsi="Times New Roman"/>
                <w:sz w:val="24"/>
                <w:szCs w:val="24"/>
              </w:rPr>
              <w:t xml:space="preserve"> /{</w:t>
            </w:r>
            <w:proofErr w:type="spellStart"/>
            <w:r w:rsidRPr="002823FA">
              <w:rPr>
                <w:rFonts w:ascii="Times New Roman" w:hAnsi="Times New Roman"/>
                <w:i/>
                <w:sz w:val="24"/>
                <w:szCs w:val="24"/>
              </w:rPr>
              <w:t>i</w:t>
            </w:r>
            <w:proofErr w:type="spellEnd"/>
            <w:r w:rsidRPr="002823FA">
              <w:rPr>
                <w:rFonts w:ascii="Times New Roman" w:hAnsi="Times New Roman"/>
                <w:sz w:val="24"/>
                <w:szCs w:val="24"/>
              </w:rPr>
              <w:t>};</w:t>
            </w:r>
          </w:p>
          <w:p w14:paraId="0C25E1CC" w14:textId="77777777" w:rsidR="001819C1" w:rsidRPr="002823FA" w:rsidRDefault="001819C1" w:rsidP="001819C1">
            <w:pPr>
              <w:rPr>
                <w:rFonts w:ascii="Times New Roman" w:hAnsi="Times New Roman"/>
                <w:b/>
                <w:sz w:val="24"/>
                <w:szCs w:val="24"/>
              </w:rPr>
            </w:pPr>
            <w:r w:rsidRPr="002823FA">
              <w:rPr>
                <w:rFonts w:ascii="Times New Roman" w:hAnsi="Times New Roman"/>
                <w:sz w:val="24"/>
                <w:szCs w:val="24"/>
              </w:rPr>
              <w:t>35:</w:t>
            </w:r>
            <w:r w:rsidRPr="002823FA">
              <w:rPr>
                <w:rFonts w:ascii="Times New Roman" w:hAnsi="Times New Roman"/>
                <w:b/>
                <w:sz w:val="24"/>
                <w:szCs w:val="24"/>
              </w:rPr>
              <w:t xml:space="preserve"> end while</w:t>
            </w:r>
          </w:p>
          <w:p w14:paraId="24541312"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36: </w:t>
            </w:r>
            <w:r w:rsidR="00511C91">
              <w:rPr>
                <w:rFonts w:ascii="Times New Roman" w:hAnsi="Times New Roman" w:hint="eastAsia"/>
                <w:sz w:val="24"/>
                <w:szCs w:val="24"/>
              </w:rPr>
              <w:t>更新禁忌列表</w:t>
            </w:r>
            <w:r w:rsidRPr="002823FA">
              <w:rPr>
                <w:rFonts w:ascii="Times New Roman" w:hAnsi="Times New Roman"/>
                <w:sz w:val="24"/>
                <w:szCs w:val="24"/>
              </w:rPr>
              <w:t>Tabu1 and Tabu2;</w:t>
            </w:r>
          </w:p>
          <w:p w14:paraId="486C69B6" w14:textId="77777777" w:rsidR="001819C1" w:rsidRPr="002823FA" w:rsidRDefault="001819C1" w:rsidP="001819C1">
            <w:pPr>
              <w:ind w:left="480" w:hangingChars="200" w:hanging="480"/>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7: </w:t>
            </w:r>
            <w:r w:rsidR="00511C91">
              <w:rPr>
                <w:rFonts w:ascii="Times New Roman" w:hAnsi="Times New Roman" w:hint="eastAsia"/>
                <w:sz w:val="24"/>
                <w:szCs w:val="24"/>
              </w:rPr>
              <w:t>获得新的任务分配方案</w:t>
            </w:r>
            <w:r w:rsidRPr="002823FA">
              <w:rPr>
                <w:rFonts w:ascii="Times New Roman" w:hAnsi="Times New Roman"/>
                <w:i/>
                <w:sz w:val="24"/>
                <w:szCs w:val="24"/>
              </w:rPr>
              <w:t>P’</w:t>
            </w:r>
            <w:r w:rsidRPr="002823FA">
              <w:rPr>
                <w:rFonts w:ascii="Times New Roman" w:hAnsi="Times New Roman"/>
                <w:sz w:val="24"/>
                <w:szCs w:val="24"/>
              </w:rPr>
              <w:t>,</w:t>
            </w:r>
            <w:r w:rsidR="00A90760">
              <w:rPr>
                <w:rFonts w:ascii="Times New Roman" w:hAnsi="Times New Roman"/>
                <w:sz w:val="24"/>
                <w:szCs w:val="24"/>
              </w:rPr>
              <w:t xml:space="preserve"> </w:t>
            </w:r>
            <w:r w:rsidR="00511C91">
              <w:rPr>
                <w:rFonts w:ascii="Times New Roman" w:hAnsi="Times New Roman" w:hint="eastAsia"/>
                <w:sz w:val="24"/>
                <w:szCs w:val="24"/>
              </w:rPr>
              <w:t>调用</w:t>
            </w:r>
            <w:r w:rsidR="00511C91">
              <w:rPr>
                <w:rFonts w:ascii="Times New Roman" w:hAnsi="Times New Roman"/>
                <w:sz w:val="24"/>
                <w:szCs w:val="24"/>
              </w:rPr>
              <w:t>UAV</w:t>
            </w:r>
            <w:r w:rsidR="00511C91">
              <w:rPr>
                <w:rFonts w:ascii="Times New Roman" w:hAnsi="Times New Roman" w:hint="eastAsia"/>
                <w:sz w:val="24"/>
                <w:szCs w:val="24"/>
              </w:rPr>
              <w:t>和</w:t>
            </w:r>
            <w:r w:rsidR="00D36777">
              <w:rPr>
                <w:rFonts w:ascii="Times New Roman" w:hAnsi="Times New Roman"/>
                <w:sz w:val="24"/>
                <w:szCs w:val="24"/>
              </w:rPr>
              <w:t>Satellite Algorithm</w:t>
            </w:r>
            <w:r w:rsidR="00511C91">
              <w:rPr>
                <w:rFonts w:ascii="Times New Roman" w:hAnsi="Times New Roman" w:hint="eastAsia"/>
                <w:sz w:val="24"/>
                <w:szCs w:val="24"/>
              </w:rPr>
              <w:t>计算</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w:t>
            </w:r>
          </w:p>
          <w:p w14:paraId="02205299" w14:textId="77777777"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lastRenderedPageBreak/>
              <w:t>3</w:t>
            </w:r>
            <w:r w:rsidRPr="002823FA">
              <w:rPr>
                <w:rFonts w:ascii="Times New Roman" w:hAnsi="Times New Roman"/>
                <w:sz w:val="24"/>
                <w:szCs w:val="24"/>
              </w:rPr>
              <w:t>8</w:t>
            </w:r>
            <w:r w:rsidRPr="002823FA">
              <w:rPr>
                <w:rFonts w:ascii="Times New Roman" w:hAnsi="Times New Roman" w:hint="eastAsia"/>
                <w:sz w:val="24"/>
                <w:szCs w:val="24"/>
              </w:rPr>
              <w:t>:</w:t>
            </w:r>
            <w:r w:rsidRPr="002823FA">
              <w:rPr>
                <w:rFonts w:ascii="Times New Roman" w:hAnsi="Times New Roman"/>
                <w:b/>
                <w:sz w:val="24"/>
                <w:szCs w:val="24"/>
              </w:rPr>
              <w:t xml:space="preserve"> if</w:t>
            </w:r>
            <w:r w:rsidRPr="002823FA">
              <w:rPr>
                <w:rFonts w:ascii="Times New Roman" w:hAnsi="Times New Roman"/>
                <w:sz w:val="24"/>
                <w:szCs w:val="24"/>
              </w:rPr>
              <w:t xml:space="preserve"> </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&gt; </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w:t>
            </w:r>
            <w:r w:rsidRPr="002823FA">
              <w:rPr>
                <w:rFonts w:ascii="Times New Roman" w:hAnsi="Times New Roman"/>
                <w:b/>
                <w:sz w:val="24"/>
                <w:szCs w:val="24"/>
              </w:rPr>
              <w:t>then</w:t>
            </w:r>
          </w:p>
          <w:p w14:paraId="2D0D6524"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39:</w:t>
            </w:r>
            <w:r w:rsidRPr="002823FA">
              <w:rPr>
                <w:rFonts w:ascii="Times New Roman" w:hAnsi="Times New Roman"/>
                <w:i/>
                <w:sz w:val="24"/>
                <w:szCs w:val="24"/>
              </w:rPr>
              <w:t xml:space="preserve"> P </w:t>
            </w:r>
            <w:r w:rsidRPr="002823FA">
              <w:rPr>
                <w:rFonts w:ascii="Times New Roman" w:hAnsi="Times New Roman"/>
                <w:sz w:val="24"/>
                <w:szCs w:val="24"/>
              </w:rPr>
              <w:t xml:space="preserve">= </w:t>
            </w:r>
            <w:r w:rsidRPr="002823FA">
              <w:rPr>
                <w:rFonts w:ascii="Times New Roman" w:hAnsi="Times New Roman"/>
                <w:i/>
                <w:sz w:val="24"/>
                <w:szCs w:val="24"/>
              </w:rPr>
              <w:t>P’</w:t>
            </w:r>
            <w:r w:rsidRPr="002823FA">
              <w:rPr>
                <w:rFonts w:ascii="Times New Roman" w:hAnsi="Times New Roman"/>
                <w:sz w:val="24"/>
                <w:szCs w:val="24"/>
              </w:rPr>
              <w:t>;</w:t>
            </w:r>
          </w:p>
          <w:p w14:paraId="75EDDA56" w14:textId="77777777" w:rsidR="001819C1" w:rsidRPr="002823FA" w:rsidRDefault="001819C1" w:rsidP="001819C1">
            <w:pPr>
              <w:rPr>
                <w:rFonts w:ascii="Times New Roman" w:hAnsi="Times New Roman"/>
                <w:b/>
                <w:sz w:val="24"/>
                <w:szCs w:val="24"/>
              </w:rPr>
            </w:pPr>
            <w:r w:rsidRPr="002823FA">
              <w:rPr>
                <w:rFonts w:ascii="Times New Roman" w:hAnsi="Times New Roman"/>
                <w:sz w:val="24"/>
                <w:szCs w:val="24"/>
              </w:rPr>
              <w:t xml:space="preserve">40: </w:t>
            </w:r>
            <w:r w:rsidRPr="002823FA">
              <w:rPr>
                <w:rFonts w:ascii="Times New Roman" w:hAnsi="Times New Roman"/>
                <w:b/>
                <w:sz w:val="24"/>
                <w:szCs w:val="24"/>
              </w:rPr>
              <w:t>end while</w:t>
            </w:r>
          </w:p>
          <w:p w14:paraId="40DE184B" w14:textId="77777777" w:rsidR="001819C1" w:rsidRPr="002823FA" w:rsidRDefault="001819C1" w:rsidP="001819C1">
            <w:pPr>
              <w:rPr>
                <w:rFonts w:ascii="Times New Roman" w:hAnsi="Times New Roman"/>
                <w:sz w:val="24"/>
                <w:szCs w:val="24"/>
              </w:rPr>
            </w:pPr>
            <w:r w:rsidRPr="002823FA">
              <w:rPr>
                <w:rFonts w:ascii="Times New Roman" w:hAnsi="Times New Roman"/>
                <w:sz w:val="24"/>
                <w:szCs w:val="24"/>
              </w:rPr>
              <w:t>41:</w:t>
            </w:r>
            <w:r w:rsidRPr="002823FA">
              <w:rPr>
                <w:rFonts w:ascii="Times New Roman" w:hAnsi="Times New Roman"/>
                <w:b/>
                <w:sz w:val="24"/>
                <w:szCs w:val="24"/>
              </w:rPr>
              <w:t xml:space="preserve"> Output</w:t>
            </w:r>
            <w:r w:rsidRPr="002823FA">
              <w:rPr>
                <w:rFonts w:ascii="Times New Roman" w:hAnsi="Times New Roman"/>
                <w:sz w:val="24"/>
                <w:szCs w:val="24"/>
              </w:rPr>
              <w:t xml:space="preserve"> </w:t>
            </w:r>
            <w:r w:rsidR="00511C91">
              <w:rPr>
                <w:rFonts w:ascii="Times New Roman" w:hAnsi="Times New Roman" w:hint="eastAsia"/>
                <w:sz w:val="24"/>
                <w:szCs w:val="24"/>
              </w:rPr>
              <w:t>任务分配方案</w:t>
            </w:r>
            <w:r w:rsidRPr="002823FA">
              <w:rPr>
                <w:rFonts w:ascii="Times New Roman" w:hAnsi="Times New Roman"/>
                <w:i/>
                <w:sz w:val="24"/>
                <w:szCs w:val="24"/>
              </w:rPr>
              <w:t xml:space="preserve"> P</w:t>
            </w:r>
          </w:p>
        </w:tc>
      </w:tr>
    </w:tbl>
    <w:p w14:paraId="528D2519" w14:textId="77777777" w:rsidR="003F19DB" w:rsidRDefault="00BF1453" w:rsidP="003F19DB">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在构造删除</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邻域结构时，本文设计了</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个启发式规则</w:t>
      </w:r>
      <w:r w:rsidR="003F19DB">
        <w:rPr>
          <w:rFonts w:ascii="Times New Roman" w:eastAsia="宋体" w:hAnsi="Times New Roman" w:cs="Times New Roman" w:hint="eastAsia"/>
          <w:kern w:val="0"/>
          <w:sz w:val="24"/>
          <w:szCs w:val="24"/>
        </w:rPr>
        <w:t>。</w:t>
      </w:r>
    </w:p>
    <w:p w14:paraId="0BD5086D" w14:textId="77777777" w:rsidR="00AD1253" w:rsidRDefault="00BF1453" w:rsidP="003F19DB">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2A54B3">
        <w:rPr>
          <w:rFonts w:ascii="Times New Roman" w:eastAsia="宋体" w:hAnsi="Times New Roman" w:cs="Times New Roman" w:hint="eastAsia"/>
          <w:kern w:val="0"/>
          <w:sz w:val="24"/>
          <w:szCs w:val="24"/>
        </w:rPr>
        <w:t>在调度方案</w:t>
      </w:r>
      <w:r w:rsidR="002A54B3" w:rsidRPr="00D323E3">
        <w:rPr>
          <w:rFonts w:ascii="Times New Roman" w:eastAsia="宋体" w:hAnsi="Times New Roman" w:cs="Times New Roman" w:hint="eastAsia"/>
          <w:i/>
          <w:kern w:val="0"/>
          <w:sz w:val="24"/>
          <w:szCs w:val="24"/>
        </w:rPr>
        <w:t>G</w:t>
      </w:r>
      <w:r w:rsidR="002A54B3">
        <w:rPr>
          <w:rFonts w:ascii="Times New Roman" w:eastAsia="宋体" w:hAnsi="Times New Roman" w:cs="Times New Roman" w:hint="eastAsia"/>
          <w:kern w:val="0"/>
          <w:sz w:val="24"/>
          <w:szCs w:val="24"/>
        </w:rPr>
        <w:t>中，随机选择一个子规划中心，从该子规划中心已调度的任务集中选择消耗可用资源最多的任务。对卫星</w:t>
      </w:r>
      <w:r w:rsidR="002A54B3">
        <w:rPr>
          <w:rFonts w:ascii="Times New Roman" w:eastAsia="宋体" w:hAnsi="Times New Roman" w:cs="Times New Roman" w:hint="eastAsia"/>
          <w:kern w:val="0"/>
          <w:sz w:val="24"/>
          <w:szCs w:val="24"/>
        </w:rPr>
        <w:t>Agent</w:t>
      </w:r>
      <w:r w:rsidR="002A54B3">
        <w:rPr>
          <w:rFonts w:ascii="Times New Roman" w:eastAsia="宋体" w:hAnsi="Times New Roman" w:cs="Times New Roman" w:hint="eastAsia"/>
          <w:kern w:val="0"/>
          <w:sz w:val="24"/>
          <w:szCs w:val="24"/>
        </w:rPr>
        <w:t>来说</w:t>
      </w:r>
      <w:r w:rsidR="001E1650">
        <w:rPr>
          <w:rFonts w:ascii="Times New Roman" w:eastAsia="宋体" w:hAnsi="Times New Roman" w:cs="Times New Roman" w:hint="eastAsia"/>
          <w:kern w:val="0"/>
          <w:sz w:val="24"/>
          <w:szCs w:val="24"/>
        </w:rPr>
        <w:t>，最稀缺</w:t>
      </w:r>
      <w:r w:rsidR="00D323E3">
        <w:rPr>
          <w:rFonts w:ascii="Times New Roman" w:eastAsia="宋体" w:hAnsi="Times New Roman" w:cs="Times New Roman" w:hint="eastAsia"/>
          <w:kern w:val="0"/>
          <w:sz w:val="24"/>
          <w:szCs w:val="24"/>
        </w:rPr>
        <w:t>的资源是观测机会，也就是可见时间窗。</w:t>
      </w:r>
      <w:r w:rsidR="00802BBB">
        <w:rPr>
          <w:rFonts w:ascii="Times New Roman" w:eastAsia="宋体" w:hAnsi="Times New Roman" w:cs="Times New Roman" w:hint="eastAsia"/>
          <w:kern w:val="0"/>
          <w:sz w:val="24"/>
          <w:szCs w:val="24"/>
        </w:rPr>
        <w:t>如图</w:t>
      </w:r>
      <w:r w:rsidR="00802BBB" w:rsidRPr="00802BBB">
        <w:rPr>
          <w:rFonts w:ascii="Times New Roman" w:eastAsia="宋体" w:hAnsi="Times New Roman" w:cs="Times New Roman"/>
          <w:kern w:val="0"/>
          <w:sz w:val="24"/>
          <w:szCs w:val="24"/>
        </w:rPr>
        <w:t>6</w:t>
      </w:r>
      <w:r w:rsidR="00802BBB">
        <w:rPr>
          <w:rFonts w:ascii="Times New Roman" w:eastAsia="宋体" w:hAnsi="Times New Roman" w:cs="Times New Roman" w:hint="eastAsia"/>
          <w:kern w:val="0"/>
          <w:sz w:val="24"/>
          <w:szCs w:val="24"/>
        </w:rPr>
        <w:t>所示，</w:t>
      </w:r>
      <w:r w:rsidR="00D323E3">
        <w:rPr>
          <w:rFonts w:ascii="Times New Roman" w:eastAsia="宋体" w:hAnsi="Times New Roman" w:cs="Times New Roman" w:hint="eastAsia"/>
          <w:kern w:val="0"/>
          <w:sz w:val="24"/>
          <w:szCs w:val="24"/>
        </w:rPr>
        <w:t>一个任务对一个可见时间窗的占用，会导致其他任务无法完成。对于</w:t>
      </w:r>
      <w:r w:rsidR="00D323E3">
        <w:rPr>
          <w:rFonts w:ascii="Times New Roman" w:eastAsia="宋体" w:hAnsi="Times New Roman" w:cs="Times New Roman" w:hint="eastAsia"/>
          <w:kern w:val="0"/>
          <w:sz w:val="24"/>
          <w:szCs w:val="24"/>
        </w:rPr>
        <w:t>U</w:t>
      </w:r>
      <w:r w:rsidR="00D323E3">
        <w:rPr>
          <w:rFonts w:ascii="Times New Roman" w:eastAsia="宋体" w:hAnsi="Times New Roman" w:cs="Times New Roman"/>
          <w:kern w:val="0"/>
          <w:sz w:val="24"/>
          <w:szCs w:val="24"/>
        </w:rPr>
        <w:t>AV</w:t>
      </w:r>
      <w:r w:rsidR="00D323E3">
        <w:rPr>
          <w:rFonts w:ascii="Times New Roman" w:eastAsia="宋体" w:hAnsi="Times New Roman" w:cs="Times New Roman" w:hint="eastAsia"/>
          <w:kern w:val="0"/>
          <w:sz w:val="24"/>
          <w:szCs w:val="24"/>
        </w:rPr>
        <w:t>来说，在已调度的任务集中，与其他任务冲突大的任务消耗资源更多。</w:t>
      </w:r>
    </w:p>
    <w:p w14:paraId="06B0F6FF" w14:textId="77777777" w:rsidR="00D323E3" w:rsidRDefault="00D323E3" w:rsidP="00FF6D4E">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：在调度方案</w:t>
      </w:r>
      <w:r w:rsidRPr="00D323E3">
        <w:rPr>
          <w:rFonts w:ascii="Times New Roman" w:eastAsia="宋体" w:hAnsi="Times New Roman" w:cs="Times New Roman" w:hint="eastAsia"/>
          <w:i/>
          <w:kern w:val="0"/>
          <w:sz w:val="24"/>
          <w:szCs w:val="24"/>
        </w:rPr>
        <w:t>G</w:t>
      </w:r>
      <w:r>
        <w:rPr>
          <w:rFonts w:ascii="Times New Roman" w:eastAsia="宋体" w:hAnsi="Times New Roman" w:cs="Times New Roman" w:hint="eastAsia"/>
          <w:kern w:val="0"/>
          <w:sz w:val="24"/>
          <w:szCs w:val="24"/>
        </w:rPr>
        <w:t>中，随机选择一个子规划中心的权重最小的任务进行删除</w:t>
      </w:r>
      <w:r w:rsidR="00FF6D4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启发式规则</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；在调度方案</w:t>
      </w:r>
      <w:r w:rsidRPr="00D323E3">
        <w:rPr>
          <w:rFonts w:ascii="Times New Roman" w:eastAsia="宋体" w:hAnsi="Times New Roman" w:cs="Times New Roman" w:hint="eastAsia"/>
          <w:i/>
          <w:kern w:val="0"/>
          <w:sz w:val="24"/>
          <w:szCs w:val="24"/>
        </w:rPr>
        <w:t>G</w:t>
      </w:r>
      <w:r>
        <w:rPr>
          <w:rFonts w:ascii="Times New Roman" w:eastAsia="宋体" w:hAnsi="Times New Roman" w:cs="Times New Roman" w:hint="eastAsia"/>
          <w:kern w:val="0"/>
          <w:sz w:val="24"/>
          <w:szCs w:val="24"/>
        </w:rPr>
        <w:t>中，随机选择一个子规划中心的一个任务进行删除</w:t>
      </w:r>
      <w:r w:rsidR="00FF6D4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：对</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子规划中心已调度的任务进行删除</w:t>
      </w:r>
      <w:r w:rsidR="001C1358">
        <w:rPr>
          <w:rFonts w:ascii="Times New Roman" w:eastAsia="宋体" w:hAnsi="Times New Roman" w:cs="Times New Roman" w:hint="eastAsia"/>
          <w:kern w:val="0"/>
          <w:sz w:val="24"/>
          <w:szCs w:val="24"/>
        </w:rPr>
        <w:t>操作</w:t>
      </w:r>
      <w:r>
        <w:rPr>
          <w:rFonts w:ascii="Times New Roman" w:eastAsia="宋体" w:hAnsi="Times New Roman" w:cs="Times New Roman" w:hint="eastAsia"/>
          <w:kern w:val="0"/>
          <w:sz w:val="24"/>
          <w:szCs w:val="24"/>
        </w:rPr>
        <w:t>，</w:t>
      </w:r>
      <w:r w:rsidR="00FF6D4E">
        <w:rPr>
          <w:rFonts w:ascii="Times New Roman" w:eastAsia="宋体" w:hAnsi="Times New Roman" w:cs="Times New Roman" w:hint="eastAsia"/>
          <w:kern w:val="0"/>
          <w:sz w:val="24"/>
          <w:szCs w:val="24"/>
        </w:rPr>
        <w:t>选择距离差最大的任务进行删除。</w:t>
      </w:r>
    </w:p>
    <w:p w14:paraId="4E004D5B" w14:textId="77777777" w:rsidR="00802BBB" w:rsidRDefault="00802BBB" w:rsidP="00802BBB">
      <w:pPr>
        <w:widowControl/>
        <w:snapToGrid w:val="0"/>
        <w:spacing w:line="360" w:lineRule="auto"/>
        <w:jc w:val="center"/>
      </w:pPr>
      <w:r>
        <w:object w:dxaOrig="10156" w:dyaOrig="3390" w14:anchorId="29FBF9EF">
          <v:shape id="_x0000_i1208" type="#_x0000_t75" style="width:414.7pt;height:138.8pt" o:ole="">
            <v:imagedata r:id="rId362" o:title=""/>
          </v:shape>
          <o:OLEObject Type="Embed" ProgID="Visio.Drawing.15" ShapeID="_x0000_i1208" DrawAspect="Content" ObjectID="_1624530026" r:id="rId363"/>
        </w:object>
      </w:r>
    </w:p>
    <w:p w14:paraId="7CA48927" w14:textId="77777777" w:rsidR="00802BBB" w:rsidRPr="0035201A" w:rsidRDefault="00802BBB" w:rsidP="00802BBB">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hint="eastAsia"/>
          <w:kern w:val="0"/>
          <w:szCs w:val="21"/>
        </w:rPr>
        <w:t>图</w:t>
      </w:r>
      <w:r w:rsidRPr="0035201A">
        <w:rPr>
          <w:rFonts w:ascii="Times New Roman" w:eastAsia="宋体" w:hAnsi="Times New Roman" w:cs="Times New Roman" w:hint="eastAsia"/>
          <w:kern w:val="0"/>
          <w:szCs w:val="21"/>
        </w:rPr>
        <w:t>6</w:t>
      </w:r>
      <w:r w:rsidRPr="0035201A">
        <w:rPr>
          <w:rFonts w:ascii="Times New Roman" w:eastAsia="宋体" w:hAnsi="Times New Roman" w:cs="Times New Roman"/>
          <w:kern w:val="0"/>
          <w:szCs w:val="21"/>
        </w:rPr>
        <w:t xml:space="preserve"> </w:t>
      </w:r>
      <w:r w:rsidRPr="0035201A">
        <w:rPr>
          <w:rFonts w:ascii="Times New Roman" w:eastAsia="宋体" w:hAnsi="Times New Roman" w:cs="Times New Roman" w:hint="eastAsia"/>
          <w:kern w:val="0"/>
          <w:szCs w:val="21"/>
        </w:rPr>
        <w:t>在卫星观测下可执行窗口的冲突示意图</w:t>
      </w:r>
    </w:p>
    <w:p w14:paraId="4F2E88FD" w14:textId="77777777" w:rsidR="00802BBB" w:rsidRPr="0035201A" w:rsidRDefault="00802BBB" w:rsidP="00802BBB">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kern w:val="0"/>
          <w:szCs w:val="21"/>
        </w:rPr>
        <w:t>F</w:t>
      </w:r>
      <w:r w:rsidRPr="0035201A">
        <w:rPr>
          <w:rFonts w:ascii="Times New Roman" w:eastAsia="宋体" w:hAnsi="Times New Roman" w:cs="Times New Roman" w:hint="eastAsia"/>
          <w:kern w:val="0"/>
          <w:szCs w:val="21"/>
        </w:rPr>
        <w:t>i</w:t>
      </w:r>
      <w:r w:rsidRPr="0035201A">
        <w:rPr>
          <w:rFonts w:ascii="Times New Roman" w:eastAsia="宋体" w:hAnsi="Times New Roman" w:cs="Times New Roman"/>
          <w:kern w:val="0"/>
          <w:szCs w:val="21"/>
        </w:rPr>
        <w:t>g. 6 Diagram of the conflict of executable windows under satellite observation</w:t>
      </w:r>
    </w:p>
    <w:p w14:paraId="474A3A6F" w14:textId="77777777" w:rsidR="00292346" w:rsidRPr="009E21C7" w:rsidRDefault="009E21C7" w:rsidP="009E21C7">
      <w:pPr>
        <w:pStyle w:val="ListParagraph"/>
        <w:widowControl/>
        <w:numPr>
          <w:ilvl w:val="0"/>
          <w:numId w:val="3"/>
        </w:numPr>
        <w:snapToGrid w:val="0"/>
        <w:spacing w:before="120" w:after="100" w:afterAutospacing="1" w:line="360" w:lineRule="auto"/>
        <w:ind w:left="357" w:firstLineChars="0" w:hanging="357"/>
        <w:jc w:val="left"/>
        <w:outlineLvl w:val="0"/>
        <w:rPr>
          <w:rFonts w:ascii="宋体" w:hAnsi="宋体" w:cs="Arial"/>
          <w:b/>
          <w:kern w:val="0"/>
          <w:sz w:val="24"/>
          <w:szCs w:val="24"/>
        </w:rPr>
      </w:pPr>
      <w:r w:rsidRPr="009E21C7">
        <w:rPr>
          <w:rFonts w:ascii="宋体" w:hAnsi="宋体" w:cs="Arial" w:hint="eastAsia"/>
          <w:b/>
          <w:kern w:val="0"/>
          <w:sz w:val="24"/>
          <w:szCs w:val="24"/>
        </w:rPr>
        <w:t>实验仿真</w:t>
      </w:r>
    </w:p>
    <w:p w14:paraId="05B09D14" w14:textId="77777777" w:rsidR="00243BBE" w:rsidRPr="00472B55" w:rsidRDefault="00D9063F" w:rsidP="00243BBE">
      <w:pPr>
        <w:widowControl/>
        <w:snapToGrid w:val="0"/>
        <w:spacing w:line="360" w:lineRule="auto"/>
        <w:ind w:firstLineChars="200" w:firstLine="480"/>
        <w:rPr>
          <w:rFonts w:ascii="Times New Roman" w:eastAsia="宋体" w:hAnsi="Times New Roman" w:cs="Times New Roman"/>
          <w:kern w:val="0"/>
          <w:sz w:val="24"/>
          <w:szCs w:val="24"/>
        </w:rPr>
      </w:pPr>
      <w:r w:rsidRPr="00D9063F">
        <w:rPr>
          <w:rFonts w:ascii="Times New Roman" w:eastAsia="宋体" w:hAnsi="Times New Roman" w:cs="Times New Roman" w:hint="eastAsia"/>
          <w:kern w:val="0"/>
          <w:sz w:val="24"/>
          <w:szCs w:val="24"/>
        </w:rPr>
        <w:t>在配置</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.80GHz Intel Core CPU</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GB</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indows 10</w:t>
      </w:r>
      <w:r>
        <w:rPr>
          <w:rFonts w:ascii="Times New Roman" w:eastAsia="宋体" w:hAnsi="Times New Roman" w:cs="Times New Roman" w:hint="eastAsia"/>
          <w:kern w:val="0"/>
          <w:sz w:val="24"/>
          <w:szCs w:val="24"/>
        </w:rPr>
        <w:t>操作系统的</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C</w:t>
      </w:r>
      <w:r w:rsidR="00907215">
        <w:rPr>
          <w:rFonts w:ascii="Times New Roman" w:eastAsia="宋体" w:hAnsi="Times New Roman" w:cs="Times New Roman" w:hint="eastAsia"/>
          <w:kern w:val="0"/>
          <w:sz w:val="24"/>
          <w:szCs w:val="24"/>
        </w:rPr>
        <w:t>机上</w:t>
      </w:r>
      <w:r w:rsidR="001B5A8F">
        <w:rPr>
          <w:rFonts w:ascii="Times New Roman" w:eastAsia="宋体" w:hAnsi="Times New Roman" w:cs="Times New Roman" w:hint="eastAsia"/>
          <w:kern w:val="0"/>
          <w:sz w:val="24"/>
          <w:szCs w:val="24"/>
        </w:rPr>
        <w:t>，使用</w:t>
      </w:r>
      <w:r w:rsidR="001B5A8F">
        <w:rPr>
          <w:rFonts w:ascii="Times New Roman" w:eastAsia="宋体" w:hAnsi="Times New Roman" w:cs="Times New Roman" w:hint="eastAsia"/>
          <w:kern w:val="0"/>
          <w:sz w:val="24"/>
          <w:szCs w:val="24"/>
        </w:rPr>
        <w:t>Matlab</w:t>
      </w:r>
      <w:r w:rsidR="001B5A8F">
        <w:rPr>
          <w:rFonts w:ascii="Times New Roman" w:eastAsia="宋体" w:hAnsi="Times New Roman" w:cs="Times New Roman"/>
          <w:kern w:val="0"/>
          <w:sz w:val="24"/>
          <w:szCs w:val="24"/>
        </w:rPr>
        <w:t>2018b</w:t>
      </w:r>
      <w:r w:rsidR="00907215">
        <w:rPr>
          <w:rFonts w:ascii="Times New Roman" w:eastAsia="宋体" w:hAnsi="Times New Roman" w:cs="Times New Roman" w:hint="eastAsia"/>
          <w:kern w:val="0"/>
          <w:sz w:val="24"/>
          <w:szCs w:val="24"/>
        </w:rPr>
        <w:t>进行实验仿真。</w:t>
      </w:r>
      <w:r>
        <w:rPr>
          <w:rFonts w:ascii="Times New Roman" w:eastAsia="宋体" w:hAnsi="Times New Roman" w:cs="Times New Roman" w:hint="eastAsia"/>
          <w:kern w:val="0"/>
          <w:sz w:val="24"/>
          <w:szCs w:val="24"/>
        </w:rPr>
        <w:t>假设</w:t>
      </w:r>
      <w:r w:rsidR="00907215">
        <w:rPr>
          <w:rFonts w:ascii="Times New Roman" w:eastAsia="宋体" w:hAnsi="Times New Roman" w:cs="Times New Roman" w:hint="eastAsia"/>
          <w:kern w:val="0"/>
          <w:sz w:val="24"/>
          <w:szCs w:val="24"/>
        </w:rPr>
        <w:t>有</w:t>
      </w:r>
      <w:r w:rsidR="00907215">
        <w:rPr>
          <w:rFonts w:ascii="Times New Roman" w:eastAsia="宋体" w:hAnsi="Times New Roman" w:cs="Times New Roman" w:hint="eastAsia"/>
          <w:kern w:val="0"/>
          <w:sz w:val="24"/>
          <w:szCs w:val="24"/>
        </w:rPr>
        <w:t>8</w:t>
      </w:r>
      <w:r w:rsidR="00907215">
        <w:rPr>
          <w:rFonts w:ascii="Times New Roman" w:eastAsia="宋体" w:hAnsi="Times New Roman" w:cs="Times New Roman" w:hint="eastAsia"/>
          <w:kern w:val="0"/>
          <w:sz w:val="24"/>
          <w:szCs w:val="24"/>
        </w:rPr>
        <w:t>颗卫星，</w:t>
      </w:r>
      <w:r w:rsidR="00907215">
        <w:rPr>
          <w:rFonts w:ascii="Times New Roman" w:eastAsia="宋体" w:hAnsi="Times New Roman" w:cs="Times New Roman" w:hint="eastAsia"/>
          <w:kern w:val="0"/>
          <w:sz w:val="24"/>
          <w:szCs w:val="24"/>
        </w:rPr>
        <w:t>7</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hint="eastAsia"/>
          <w:kern w:val="0"/>
          <w:sz w:val="24"/>
          <w:szCs w:val="24"/>
        </w:rPr>
        <w:t>U</w:t>
      </w:r>
      <w:r w:rsidR="00907215">
        <w:rPr>
          <w:rFonts w:ascii="Times New Roman" w:eastAsia="宋体" w:hAnsi="Times New Roman" w:cs="Times New Roman"/>
          <w:kern w:val="0"/>
          <w:sz w:val="24"/>
          <w:szCs w:val="24"/>
        </w:rPr>
        <w:t>AV</w:t>
      </w:r>
      <w:r w:rsidR="00907215">
        <w:rPr>
          <w:rFonts w:ascii="Times New Roman" w:eastAsia="宋体" w:hAnsi="Times New Roman" w:cs="Times New Roman" w:hint="eastAsia"/>
          <w:kern w:val="0"/>
          <w:sz w:val="24"/>
          <w:szCs w:val="24"/>
        </w:rPr>
        <w:t>。</w:t>
      </w:r>
      <w:r w:rsidR="00907215">
        <w:rPr>
          <w:rFonts w:ascii="Times New Roman" w:eastAsia="宋体" w:hAnsi="Times New Roman" w:cs="Times New Roman" w:hint="eastAsia"/>
          <w:kern w:val="0"/>
          <w:sz w:val="24"/>
          <w:szCs w:val="24"/>
        </w:rPr>
        <w:t>8</w:t>
      </w:r>
      <w:r w:rsidR="00907215">
        <w:rPr>
          <w:rFonts w:ascii="Times New Roman" w:eastAsia="宋体" w:hAnsi="Times New Roman" w:cs="Times New Roman" w:hint="eastAsia"/>
          <w:kern w:val="0"/>
          <w:sz w:val="24"/>
          <w:szCs w:val="24"/>
        </w:rPr>
        <w:t>颗卫星由</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个子规划中心控制，</w:t>
      </w:r>
      <w:r w:rsidR="00907215">
        <w:rPr>
          <w:rFonts w:ascii="Times New Roman" w:eastAsia="宋体" w:hAnsi="Times New Roman" w:cs="Times New Roman" w:hint="eastAsia"/>
          <w:kern w:val="0"/>
          <w:sz w:val="24"/>
          <w:szCs w:val="24"/>
        </w:rPr>
        <w:t>7</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hint="eastAsia"/>
          <w:kern w:val="0"/>
          <w:sz w:val="24"/>
          <w:szCs w:val="24"/>
        </w:rPr>
        <w:t>U</w:t>
      </w:r>
      <w:r w:rsidR="00907215">
        <w:rPr>
          <w:rFonts w:ascii="Times New Roman" w:eastAsia="宋体" w:hAnsi="Times New Roman" w:cs="Times New Roman"/>
          <w:kern w:val="0"/>
          <w:sz w:val="24"/>
          <w:szCs w:val="24"/>
        </w:rPr>
        <w:t>AV</w:t>
      </w:r>
      <w:r w:rsidR="00907215">
        <w:rPr>
          <w:rFonts w:ascii="Times New Roman" w:eastAsia="宋体" w:hAnsi="Times New Roman" w:cs="Times New Roman" w:hint="eastAsia"/>
          <w:kern w:val="0"/>
          <w:sz w:val="24"/>
          <w:szCs w:val="24"/>
        </w:rPr>
        <w:t>也由</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个子规划中心控制。子规划中心</w:t>
      </w:r>
      <w:r w:rsidR="00907215">
        <w:rPr>
          <w:rFonts w:ascii="Times New Roman" w:eastAsia="宋体" w:hAnsi="Times New Roman" w:cs="Times New Roman"/>
          <w:kern w:val="0"/>
          <w:sz w:val="24"/>
          <w:szCs w:val="24"/>
        </w:rPr>
        <w:t>1</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颗卫星，子规划中心</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颗卫星，子规划中心</w:t>
      </w:r>
      <w:r w:rsidR="00907215">
        <w:rPr>
          <w:rFonts w:ascii="Times New Roman" w:eastAsia="宋体" w:hAnsi="Times New Roman" w:cs="Times New Roman" w:hint="eastAsia"/>
          <w:kern w:val="0"/>
          <w:sz w:val="24"/>
          <w:szCs w:val="24"/>
        </w:rPr>
        <w:t>3</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kern w:val="0"/>
          <w:sz w:val="24"/>
          <w:szCs w:val="24"/>
        </w:rPr>
        <w:t>UAV</w:t>
      </w:r>
      <w:r w:rsidR="00907215">
        <w:rPr>
          <w:rFonts w:ascii="Times New Roman" w:eastAsia="宋体" w:hAnsi="Times New Roman" w:cs="Times New Roman" w:hint="eastAsia"/>
          <w:kern w:val="0"/>
          <w:sz w:val="24"/>
          <w:szCs w:val="24"/>
        </w:rPr>
        <w:t>，由基地</w:t>
      </w:r>
      <w:r w:rsidR="00907215">
        <w:rPr>
          <w:rFonts w:ascii="Times New Roman" w:eastAsia="宋体" w:hAnsi="Times New Roman" w:cs="Times New Roman" w:hint="eastAsia"/>
          <w:kern w:val="0"/>
          <w:sz w:val="24"/>
          <w:szCs w:val="24"/>
        </w:rPr>
        <w:t>1</w:t>
      </w:r>
      <w:r w:rsidR="00907215">
        <w:rPr>
          <w:rFonts w:ascii="Times New Roman" w:eastAsia="宋体" w:hAnsi="Times New Roman" w:cs="Times New Roman" w:hint="eastAsia"/>
          <w:kern w:val="0"/>
          <w:sz w:val="24"/>
          <w:szCs w:val="24"/>
        </w:rPr>
        <w:t>控制，子规划中心</w:t>
      </w:r>
      <w:r w:rsidR="00907215">
        <w:rPr>
          <w:rFonts w:ascii="Times New Roman" w:eastAsia="宋体" w:hAnsi="Times New Roman" w:cs="Times New Roman" w:hint="eastAsia"/>
          <w:kern w:val="0"/>
          <w:sz w:val="24"/>
          <w:szCs w:val="24"/>
        </w:rPr>
        <w:t>4</w:t>
      </w:r>
      <w:r w:rsidR="00907215" w:rsidRPr="00472B55">
        <w:rPr>
          <w:rFonts w:ascii="Times New Roman" w:eastAsia="宋体" w:hAnsi="Times New Roman" w:cs="Times New Roman"/>
          <w:kern w:val="0"/>
          <w:sz w:val="24"/>
          <w:szCs w:val="24"/>
        </w:rPr>
        <w:t>控制</w:t>
      </w:r>
      <w:r w:rsidR="00907215" w:rsidRPr="00472B55">
        <w:rPr>
          <w:rFonts w:ascii="Times New Roman" w:eastAsia="宋体" w:hAnsi="Times New Roman" w:cs="Times New Roman"/>
          <w:kern w:val="0"/>
          <w:sz w:val="24"/>
          <w:szCs w:val="24"/>
        </w:rPr>
        <w:t>3</w:t>
      </w:r>
      <w:r w:rsidR="00907215" w:rsidRPr="00472B55">
        <w:rPr>
          <w:rFonts w:ascii="Times New Roman" w:eastAsia="宋体" w:hAnsi="Times New Roman" w:cs="Times New Roman"/>
          <w:kern w:val="0"/>
          <w:sz w:val="24"/>
          <w:szCs w:val="24"/>
        </w:rPr>
        <w:t>架</w:t>
      </w:r>
      <w:r w:rsidR="00907215" w:rsidRPr="00472B55">
        <w:rPr>
          <w:rFonts w:ascii="Times New Roman" w:eastAsia="宋体" w:hAnsi="Times New Roman" w:cs="Times New Roman"/>
          <w:kern w:val="0"/>
          <w:sz w:val="24"/>
          <w:szCs w:val="24"/>
        </w:rPr>
        <w:t>UAV</w:t>
      </w:r>
      <w:r w:rsidR="00907215" w:rsidRPr="00472B55">
        <w:rPr>
          <w:rFonts w:ascii="Times New Roman" w:eastAsia="宋体" w:hAnsi="Times New Roman" w:cs="Times New Roman"/>
          <w:kern w:val="0"/>
          <w:sz w:val="24"/>
          <w:szCs w:val="24"/>
        </w:rPr>
        <w:t>，由基地</w:t>
      </w:r>
      <w:r w:rsidR="00907215" w:rsidRPr="00472B55">
        <w:rPr>
          <w:rFonts w:ascii="Times New Roman" w:eastAsia="宋体" w:hAnsi="Times New Roman" w:cs="Times New Roman"/>
          <w:kern w:val="0"/>
          <w:sz w:val="24"/>
          <w:szCs w:val="24"/>
        </w:rPr>
        <w:t>2</w:t>
      </w:r>
      <w:r w:rsidR="00907215" w:rsidRPr="00472B55">
        <w:rPr>
          <w:rFonts w:ascii="Times New Roman" w:eastAsia="宋体" w:hAnsi="Times New Roman" w:cs="Times New Roman"/>
          <w:kern w:val="0"/>
          <w:sz w:val="24"/>
          <w:szCs w:val="24"/>
        </w:rPr>
        <w:t>控制。</w:t>
      </w:r>
      <w:r w:rsidR="00907215" w:rsidRPr="00472B55">
        <w:rPr>
          <w:rFonts w:ascii="Times New Roman" w:eastAsia="宋体" w:hAnsi="Times New Roman" w:cs="Times New Roman"/>
          <w:kern w:val="0"/>
          <w:sz w:val="24"/>
          <w:szCs w:val="24"/>
        </w:rPr>
        <w:t>8</w:t>
      </w:r>
      <w:r w:rsidR="00907215" w:rsidRPr="00472B55">
        <w:rPr>
          <w:rFonts w:ascii="Times New Roman" w:eastAsia="宋体" w:hAnsi="Times New Roman" w:cs="Times New Roman"/>
          <w:kern w:val="0"/>
          <w:sz w:val="24"/>
          <w:szCs w:val="24"/>
        </w:rPr>
        <w:t>颗卫星绕地转动</w:t>
      </w:r>
      <w:r w:rsidR="00907215" w:rsidRPr="00472B55">
        <w:rPr>
          <w:rFonts w:ascii="Times New Roman" w:eastAsia="宋体" w:hAnsi="Times New Roman" w:cs="Times New Roman"/>
          <w:kern w:val="0"/>
          <w:sz w:val="24"/>
          <w:szCs w:val="24"/>
        </w:rPr>
        <w:t>16</w:t>
      </w:r>
      <w:r w:rsidR="00907215" w:rsidRPr="00472B55">
        <w:rPr>
          <w:rFonts w:ascii="Times New Roman" w:eastAsia="宋体" w:hAnsi="Times New Roman" w:cs="Times New Roman"/>
          <w:kern w:val="0"/>
          <w:sz w:val="24"/>
          <w:szCs w:val="24"/>
        </w:rPr>
        <w:t>圈，卫星的轨道数据和待观测任务的观测时间窗使用</w:t>
      </w:r>
      <w:r w:rsidR="00907215" w:rsidRPr="00472B55">
        <w:rPr>
          <w:rFonts w:ascii="Times New Roman" w:eastAsia="宋体" w:hAnsi="Times New Roman" w:cs="Times New Roman"/>
          <w:kern w:val="0"/>
          <w:sz w:val="24"/>
          <w:szCs w:val="24"/>
        </w:rPr>
        <w:t>STK</w:t>
      </w:r>
      <w:r w:rsidR="00907215" w:rsidRPr="00472B55">
        <w:rPr>
          <w:rFonts w:ascii="Times New Roman" w:eastAsia="宋体" w:hAnsi="Times New Roman" w:cs="Times New Roman"/>
          <w:kern w:val="0"/>
          <w:sz w:val="24"/>
          <w:szCs w:val="24"/>
        </w:rPr>
        <w:t>软件</w:t>
      </w:r>
      <w:r w:rsidR="00AD1253" w:rsidRPr="00472B55">
        <w:rPr>
          <w:rFonts w:ascii="Times New Roman" w:eastAsia="宋体" w:hAnsi="Times New Roman" w:cs="Times New Roman"/>
          <w:kern w:val="0"/>
          <w:sz w:val="24"/>
          <w:szCs w:val="24"/>
        </w:rPr>
        <w:t>仿真</w:t>
      </w:r>
      <w:r w:rsidR="00907215" w:rsidRPr="00472B55">
        <w:rPr>
          <w:rFonts w:ascii="Times New Roman" w:eastAsia="宋体" w:hAnsi="Times New Roman" w:cs="Times New Roman"/>
          <w:kern w:val="0"/>
          <w:sz w:val="24"/>
          <w:szCs w:val="24"/>
        </w:rPr>
        <w:t>生成。关于更具体的卫星、</w:t>
      </w:r>
      <w:r w:rsidR="00907215" w:rsidRPr="00472B55">
        <w:rPr>
          <w:rFonts w:ascii="Times New Roman" w:eastAsia="宋体" w:hAnsi="Times New Roman" w:cs="Times New Roman"/>
          <w:kern w:val="0"/>
          <w:sz w:val="24"/>
          <w:szCs w:val="24"/>
        </w:rPr>
        <w:t>UAV</w:t>
      </w:r>
      <w:r w:rsidR="00AD1253" w:rsidRPr="00472B55">
        <w:rPr>
          <w:rFonts w:ascii="Times New Roman" w:eastAsia="宋体" w:hAnsi="Times New Roman" w:cs="Times New Roman"/>
          <w:kern w:val="0"/>
          <w:sz w:val="24"/>
          <w:szCs w:val="24"/>
        </w:rPr>
        <w:t>参数</w:t>
      </w:r>
      <w:r w:rsidR="00907215" w:rsidRPr="00472B55">
        <w:rPr>
          <w:rFonts w:ascii="Times New Roman" w:eastAsia="宋体" w:hAnsi="Times New Roman" w:cs="Times New Roman"/>
          <w:kern w:val="0"/>
          <w:sz w:val="24"/>
          <w:szCs w:val="24"/>
        </w:rPr>
        <w:t>及任务的</w:t>
      </w:r>
      <w:r w:rsidR="00AD1253" w:rsidRPr="00472B55">
        <w:rPr>
          <w:rFonts w:ascii="Times New Roman" w:eastAsia="宋体" w:hAnsi="Times New Roman" w:cs="Times New Roman"/>
          <w:kern w:val="0"/>
          <w:sz w:val="24"/>
          <w:szCs w:val="24"/>
        </w:rPr>
        <w:t>参数</w:t>
      </w:r>
      <w:r w:rsidR="00907215" w:rsidRPr="00472B55">
        <w:rPr>
          <w:rFonts w:ascii="Times New Roman" w:eastAsia="宋体" w:hAnsi="Times New Roman" w:cs="Times New Roman"/>
          <w:kern w:val="0"/>
          <w:sz w:val="24"/>
          <w:szCs w:val="24"/>
        </w:rPr>
        <w:t>数据如下表</w:t>
      </w:r>
      <w:r w:rsidR="00472B55" w:rsidRPr="00472B55">
        <w:rPr>
          <w:rFonts w:ascii="Times New Roman" w:eastAsia="宋体" w:hAnsi="Times New Roman" w:cs="Times New Roman"/>
          <w:kern w:val="0"/>
          <w:sz w:val="24"/>
          <w:szCs w:val="24"/>
        </w:rPr>
        <w:t>1</w:t>
      </w:r>
      <w:r w:rsidR="00907215" w:rsidRPr="00472B55">
        <w:rPr>
          <w:rFonts w:ascii="Times New Roman" w:eastAsia="宋体" w:hAnsi="Times New Roman" w:cs="Times New Roman"/>
          <w:kern w:val="0"/>
          <w:sz w:val="24"/>
          <w:szCs w:val="24"/>
        </w:rPr>
        <w:t>所示；</w:t>
      </w:r>
    </w:p>
    <w:p w14:paraId="6386B931" w14:textId="77777777" w:rsidR="00907215" w:rsidRPr="00437D04" w:rsidRDefault="00907215" w:rsidP="00437D04">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lastRenderedPageBreak/>
        <w:t>表</w:t>
      </w:r>
      <w:r w:rsidR="00472B55" w:rsidRPr="00437D04">
        <w:rPr>
          <w:rFonts w:ascii="Times New Roman" w:eastAsia="宋体" w:hAnsi="Times New Roman" w:cs="Times New Roman"/>
          <w:kern w:val="0"/>
          <w:szCs w:val="21"/>
        </w:rPr>
        <w:t>1</w:t>
      </w:r>
      <w:r w:rsidR="00FC46BA" w:rsidRPr="00437D04">
        <w:rPr>
          <w:rFonts w:ascii="Times New Roman" w:eastAsia="宋体" w:hAnsi="Times New Roman" w:cs="Times New Roman"/>
          <w:kern w:val="0"/>
          <w:szCs w:val="21"/>
        </w:rPr>
        <w:t xml:space="preserve"> </w:t>
      </w:r>
      <w:r w:rsidR="00FC46BA" w:rsidRPr="00437D04">
        <w:rPr>
          <w:rFonts w:ascii="Times New Roman" w:eastAsia="宋体" w:hAnsi="Times New Roman" w:cs="Times New Roman"/>
          <w:kern w:val="0"/>
          <w:szCs w:val="21"/>
        </w:rPr>
        <w:t>实验</w:t>
      </w:r>
      <w:r w:rsidRPr="00437D04">
        <w:rPr>
          <w:rFonts w:ascii="Times New Roman" w:eastAsia="宋体" w:hAnsi="Times New Roman" w:cs="Times New Roman"/>
          <w:kern w:val="0"/>
          <w:szCs w:val="21"/>
        </w:rPr>
        <w:t>参数</w:t>
      </w:r>
      <w:r w:rsidR="00472B55" w:rsidRPr="00437D04">
        <w:rPr>
          <w:rFonts w:ascii="Times New Roman" w:eastAsia="宋体" w:hAnsi="Times New Roman" w:cs="Times New Roman" w:hint="eastAsia"/>
          <w:kern w:val="0"/>
          <w:szCs w:val="21"/>
        </w:rPr>
        <w:t>表</w:t>
      </w:r>
    </w:p>
    <w:p w14:paraId="427B7E18" w14:textId="77777777" w:rsidR="00472B55" w:rsidRPr="00437D04" w:rsidRDefault="00472B55" w:rsidP="00437D04">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Table 1 Experimental parameters table</w:t>
      </w:r>
    </w:p>
    <w:tbl>
      <w:tblPr>
        <w:tblStyle w:val="TableGrid"/>
        <w:tblW w:w="0" w:type="auto"/>
        <w:tblInd w:w="0" w:type="dxa"/>
        <w:tblLook w:val="04A0" w:firstRow="1" w:lastRow="0" w:firstColumn="1" w:lastColumn="0" w:noHBand="0" w:noVBand="1"/>
      </w:tblPr>
      <w:tblGrid>
        <w:gridCol w:w="4148"/>
        <w:gridCol w:w="4148"/>
      </w:tblGrid>
      <w:tr w:rsidR="00907215" w14:paraId="5C406C45" w14:textId="77777777" w:rsidTr="00243BBE">
        <w:tc>
          <w:tcPr>
            <w:tcW w:w="4148" w:type="dxa"/>
            <w:tcBorders>
              <w:top w:val="single" w:sz="12" w:space="0" w:color="auto"/>
              <w:left w:val="nil"/>
              <w:bottom w:val="single" w:sz="4" w:space="0" w:color="auto"/>
              <w:right w:val="nil"/>
            </w:tcBorders>
            <w:vAlign w:val="center"/>
            <w:hideMark/>
          </w:tcPr>
          <w:p w14:paraId="16A12AC6" w14:textId="77777777" w:rsidR="00907215" w:rsidRPr="003E6149" w:rsidRDefault="00243BBE" w:rsidP="00B2572A">
            <w:pPr>
              <w:widowControl/>
              <w:snapToGrid w:val="0"/>
              <w:jc w:val="center"/>
              <w:rPr>
                <w:rFonts w:ascii="Times New Roman" w:hAnsi="Times New Roman"/>
                <w:kern w:val="0"/>
                <w:szCs w:val="21"/>
              </w:rPr>
            </w:pPr>
            <w:r>
              <w:rPr>
                <w:rFonts w:ascii="Times New Roman" w:hAnsi="Times New Roman" w:hint="eastAsia"/>
                <w:kern w:val="0"/>
                <w:szCs w:val="21"/>
              </w:rPr>
              <w:t>参数</w:t>
            </w:r>
          </w:p>
        </w:tc>
        <w:tc>
          <w:tcPr>
            <w:tcW w:w="4148" w:type="dxa"/>
            <w:tcBorders>
              <w:top w:val="single" w:sz="12" w:space="0" w:color="auto"/>
              <w:left w:val="nil"/>
              <w:bottom w:val="single" w:sz="4" w:space="0" w:color="auto"/>
              <w:right w:val="nil"/>
            </w:tcBorders>
            <w:vAlign w:val="center"/>
            <w:hideMark/>
          </w:tcPr>
          <w:p w14:paraId="3FF2AF6B" w14:textId="77777777" w:rsidR="00907215" w:rsidRPr="003E6149" w:rsidRDefault="00243BBE" w:rsidP="00B2572A">
            <w:pPr>
              <w:widowControl/>
              <w:snapToGrid w:val="0"/>
              <w:jc w:val="center"/>
              <w:rPr>
                <w:rFonts w:ascii="Times New Roman" w:hAnsi="Times New Roman"/>
                <w:kern w:val="0"/>
                <w:szCs w:val="21"/>
              </w:rPr>
            </w:pPr>
            <w:r>
              <w:rPr>
                <w:rFonts w:ascii="Times New Roman" w:hAnsi="Times New Roman" w:hint="eastAsia"/>
                <w:kern w:val="0"/>
                <w:szCs w:val="21"/>
              </w:rPr>
              <w:t>设置</w:t>
            </w:r>
          </w:p>
        </w:tc>
      </w:tr>
      <w:tr w:rsidR="00243BBE" w14:paraId="6CD83E9B" w14:textId="77777777" w:rsidTr="00243BBE">
        <w:tc>
          <w:tcPr>
            <w:tcW w:w="4148" w:type="dxa"/>
            <w:tcBorders>
              <w:top w:val="single" w:sz="4" w:space="0" w:color="auto"/>
              <w:left w:val="nil"/>
              <w:bottom w:val="nil"/>
              <w:right w:val="nil"/>
            </w:tcBorders>
            <w:vAlign w:val="center"/>
          </w:tcPr>
          <w:p w14:paraId="2E866916" w14:textId="77777777" w:rsidR="00243BBE" w:rsidRPr="003E6149" w:rsidRDefault="00243BBE" w:rsidP="00243BBE">
            <w:pPr>
              <w:widowControl/>
              <w:snapToGrid w:val="0"/>
              <w:jc w:val="center"/>
              <w:rPr>
                <w:rFonts w:ascii="Times New Roman" w:hAnsi="Times New Roman"/>
                <w:kern w:val="0"/>
                <w:szCs w:val="21"/>
              </w:rPr>
            </w:pPr>
            <w:r w:rsidRPr="003E6149">
              <w:rPr>
                <w:rFonts w:ascii="Times New Roman" w:hAnsi="Times New Roman"/>
                <w:kern w:val="0"/>
                <w:szCs w:val="21"/>
              </w:rPr>
              <w:t>任务点规模</w:t>
            </w:r>
            <w:r>
              <w:rPr>
                <w:rFonts w:ascii="Times New Roman" w:hAnsi="Times New Roman" w:hint="eastAsia"/>
                <w:kern w:val="0"/>
                <w:szCs w:val="21"/>
              </w:rPr>
              <w:t>（个）</w:t>
            </w:r>
          </w:p>
        </w:tc>
        <w:tc>
          <w:tcPr>
            <w:tcW w:w="4148" w:type="dxa"/>
            <w:tcBorders>
              <w:top w:val="single" w:sz="4" w:space="0" w:color="auto"/>
              <w:left w:val="nil"/>
              <w:bottom w:val="nil"/>
              <w:right w:val="nil"/>
            </w:tcBorders>
            <w:vAlign w:val="center"/>
          </w:tcPr>
          <w:p w14:paraId="757A388C" w14:textId="77777777" w:rsidR="00243BBE" w:rsidRPr="003E6149" w:rsidRDefault="00243BBE" w:rsidP="00243BBE">
            <w:pPr>
              <w:widowControl/>
              <w:snapToGrid w:val="0"/>
              <w:jc w:val="center"/>
              <w:rPr>
                <w:rFonts w:ascii="Times New Roman" w:hAnsi="Times New Roman"/>
                <w:kern w:val="0"/>
                <w:szCs w:val="21"/>
              </w:rPr>
            </w:pPr>
            <w:r w:rsidRPr="003E6149">
              <w:rPr>
                <w:rFonts w:ascii="Times New Roman" w:hAnsi="Times New Roman"/>
                <w:kern w:val="0"/>
                <w:szCs w:val="21"/>
              </w:rPr>
              <w:t>{200,400,600,800,1000}</w:t>
            </w:r>
          </w:p>
        </w:tc>
      </w:tr>
      <w:tr w:rsidR="00907215" w14:paraId="05A98737" w14:textId="77777777" w:rsidTr="00243BBE">
        <w:tc>
          <w:tcPr>
            <w:tcW w:w="4148" w:type="dxa"/>
            <w:tcBorders>
              <w:top w:val="nil"/>
              <w:left w:val="nil"/>
              <w:bottom w:val="nil"/>
              <w:right w:val="nil"/>
            </w:tcBorders>
            <w:vAlign w:val="center"/>
            <w:hideMark/>
          </w:tcPr>
          <w:p w14:paraId="3EE6A1F1"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任务点生成区域</w:t>
            </w:r>
          </w:p>
        </w:tc>
        <w:tc>
          <w:tcPr>
            <w:tcW w:w="4148" w:type="dxa"/>
            <w:tcBorders>
              <w:top w:val="nil"/>
              <w:left w:val="nil"/>
              <w:bottom w:val="nil"/>
              <w:right w:val="nil"/>
            </w:tcBorders>
            <w:vAlign w:val="center"/>
            <w:hideMark/>
          </w:tcPr>
          <w:p w14:paraId="30DF681A" w14:textId="77777777"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北纬</w:t>
            </w:r>
            <w:r w:rsidRPr="003E6149">
              <w:rPr>
                <w:rFonts w:ascii="Times New Roman" w:hAnsi="Times New Roman"/>
                <w:kern w:val="0"/>
                <w:szCs w:val="21"/>
              </w:rPr>
              <w:t>[25</w:t>
            </w:r>
            <w:r w:rsidR="00F95C50">
              <w:rPr>
                <w:rFonts w:ascii="宋体" w:hAnsi="宋体" w:hint="eastAsia"/>
                <w:kern w:val="0"/>
                <w:szCs w:val="21"/>
              </w:rPr>
              <w:t>º</w:t>
            </w:r>
            <w:r w:rsidR="00F95C50">
              <w:rPr>
                <w:rFonts w:ascii="Times New Roman" w:hAnsi="Times New Roman"/>
                <w:kern w:val="0"/>
                <w:szCs w:val="21"/>
              </w:rPr>
              <w:t>,30</w:t>
            </w:r>
            <w:r w:rsidR="00F95C50">
              <w:rPr>
                <w:rFonts w:ascii="宋体" w:hAnsi="宋体" w:hint="eastAsia"/>
                <w:kern w:val="0"/>
                <w:szCs w:val="21"/>
              </w:rPr>
              <w:t>º</w:t>
            </w:r>
            <w:r w:rsidRPr="003E6149">
              <w:rPr>
                <w:rFonts w:ascii="Times New Roman" w:hAnsi="Times New Roman"/>
                <w:kern w:val="0"/>
                <w:szCs w:val="21"/>
              </w:rPr>
              <w:t>];</w:t>
            </w:r>
            <w:r w:rsidR="00CB0ADA">
              <w:rPr>
                <w:rFonts w:ascii="Times New Roman" w:hAnsi="Times New Roman"/>
                <w:kern w:val="0"/>
                <w:szCs w:val="21"/>
              </w:rPr>
              <w:t xml:space="preserve"> </w:t>
            </w:r>
            <w:r w:rsidRPr="003E6149">
              <w:rPr>
                <w:rFonts w:ascii="Times New Roman" w:hAnsi="Times New Roman"/>
                <w:kern w:val="0"/>
                <w:szCs w:val="21"/>
              </w:rPr>
              <w:t>东经</w:t>
            </w:r>
            <w:r w:rsidRPr="003E6149">
              <w:rPr>
                <w:rFonts w:ascii="Times New Roman" w:hAnsi="Times New Roman"/>
                <w:kern w:val="0"/>
                <w:szCs w:val="21"/>
              </w:rPr>
              <w:t>[90</w:t>
            </w:r>
            <w:r w:rsidR="00F95C50">
              <w:rPr>
                <w:rFonts w:ascii="宋体" w:hAnsi="宋体" w:hint="eastAsia"/>
                <w:kern w:val="0"/>
                <w:szCs w:val="21"/>
              </w:rPr>
              <w:t>º</w:t>
            </w:r>
            <w:r w:rsidRPr="003E6149">
              <w:rPr>
                <w:rFonts w:ascii="Times New Roman" w:hAnsi="Times New Roman"/>
                <w:kern w:val="0"/>
                <w:szCs w:val="21"/>
              </w:rPr>
              <w:t>,110</w:t>
            </w:r>
            <w:r w:rsidR="00F95C50">
              <w:rPr>
                <w:rFonts w:ascii="宋体" w:hAnsi="宋体" w:hint="eastAsia"/>
                <w:kern w:val="0"/>
                <w:szCs w:val="21"/>
              </w:rPr>
              <w:t>º</w:t>
            </w:r>
            <w:r w:rsidRPr="003E6149">
              <w:rPr>
                <w:rFonts w:ascii="Times New Roman" w:hAnsi="Times New Roman"/>
                <w:kern w:val="0"/>
                <w:szCs w:val="21"/>
              </w:rPr>
              <w:t>]</w:t>
            </w:r>
          </w:p>
        </w:tc>
      </w:tr>
      <w:tr w:rsidR="00907215" w14:paraId="4E0C97D3" w14:textId="77777777" w:rsidTr="00907215">
        <w:tc>
          <w:tcPr>
            <w:tcW w:w="4148" w:type="dxa"/>
            <w:tcBorders>
              <w:top w:val="nil"/>
              <w:left w:val="nil"/>
              <w:bottom w:val="nil"/>
              <w:right w:val="nil"/>
            </w:tcBorders>
            <w:vAlign w:val="center"/>
            <w:hideMark/>
          </w:tcPr>
          <w:p w14:paraId="53B4ED52"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任务点的权重</w:t>
            </w:r>
          </w:p>
        </w:tc>
        <w:tc>
          <w:tcPr>
            <w:tcW w:w="4148" w:type="dxa"/>
            <w:tcBorders>
              <w:top w:val="nil"/>
              <w:left w:val="nil"/>
              <w:bottom w:val="nil"/>
              <w:right w:val="nil"/>
            </w:tcBorders>
            <w:vAlign w:val="center"/>
            <w:hideMark/>
          </w:tcPr>
          <w:p w14:paraId="5F01404C"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[1,10]</w:t>
            </w:r>
          </w:p>
        </w:tc>
      </w:tr>
      <w:tr w:rsidR="00907215" w14:paraId="7124CE38" w14:textId="77777777" w:rsidTr="00907215">
        <w:tc>
          <w:tcPr>
            <w:tcW w:w="4148" w:type="dxa"/>
            <w:tcBorders>
              <w:top w:val="nil"/>
              <w:left w:val="nil"/>
              <w:bottom w:val="nil"/>
              <w:right w:val="nil"/>
            </w:tcBorders>
            <w:vAlign w:val="center"/>
            <w:hideMark/>
          </w:tcPr>
          <w:p w14:paraId="542948ED"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任务所需的持续观测时间</w:t>
            </w:r>
            <w:r w:rsidR="003E6149">
              <w:rPr>
                <w:rFonts w:ascii="Times New Roman" w:hAnsi="Times New Roman" w:hint="eastAsia"/>
                <w:kern w:val="0"/>
                <w:szCs w:val="21"/>
              </w:rPr>
              <w:t>（</w:t>
            </w:r>
            <w:r w:rsidR="003E6149">
              <w:rPr>
                <w:rFonts w:ascii="Times New Roman" w:hAnsi="Times New Roman" w:hint="eastAsia"/>
                <w:kern w:val="0"/>
                <w:szCs w:val="21"/>
              </w:rPr>
              <w:t>s</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4EDF8CAE"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[1,10]</w:t>
            </w:r>
          </w:p>
        </w:tc>
      </w:tr>
      <w:tr w:rsidR="00907215" w14:paraId="7E42CEB6" w14:textId="77777777" w:rsidTr="00907215">
        <w:tc>
          <w:tcPr>
            <w:tcW w:w="4148" w:type="dxa"/>
            <w:tcBorders>
              <w:top w:val="nil"/>
              <w:left w:val="nil"/>
              <w:bottom w:val="nil"/>
              <w:right w:val="nil"/>
            </w:tcBorders>
            <w:vAlign w:val="center"/>
            <w:hideMark/>
          </w:tcPr>
          <w:p w14:paraId="2C082079"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最大飞行速度</w:t>
            </w:r>
            <w:r w:rsidR="003E6149">
              <w:rPr>
                <w:rFonts w:ascii="Times New Roman" w:hAnsi="Times New Roman" w:hint="eastAsia"/>
                <w:kern w:val="0"/>
                <w:szCs w:val="21"/>
              </w:rPr>
              <w:t>（</w:t>
            </w:r>
            <w:r w:rsidR="003E6149" w:rsidRPr="003E6149">
              <w:rPr>
                <w:rFonts w:ascii="Times New Roman" w:hAnsi="Times New Roman"/>
                <w:kern w:val="0"/>
                <w:szCs w:val="21"/>
              </w:rPr>
              <w:t>km/h</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4ED28B9C" w14:textId="77777777"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1440</w:t>
            </w:r>
          </w:p>
        </w:tc>
      </w:tr>
      <w:tr w:rsidR="00907215" w14:paraId="1EC1BC6A" w14:textId="77777777" w:rsidTr="00907215">
        <w:tc>
          <w:tcPr>
            <w:tcW w:w="4148" w:type="dxa"/>
            <w:tcBorders>
              <w:top w:val="nil"/>
              <w:left w:val="nil"/>
              <w:bottom w:val="nil"/>
              <w:right w:val="nil"/>
            </w:tcBorders>
            <w:vAlign w:val="center"/>
            <w:hideMark/>
          </w:tcPr>
          <w:p w14:paraId="640123A9"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、卫星最大观测持续时间</w:t>
            </w:r>
            <w:r w:rsidR="003E6149">
              <w:rPr>
                <w:rFonts w:ascii="Times New Roman" w:hAnsi="Times New Roman" w:hint="eastAsia"/>
                <w:kern w:val="0"/>
                <w:szCs w:val="21"/>
              </w:rPr>
              <w:t>（</w:t>
            </w:r>
            <w:r w:rsidR="003E6149">
              <w:rPr>
                <w:rFonts w:ascii="Times New Roman" w:hAnsi="Times New Roman" w:hint="eastAsia"/>
                <w:kern w:val="0"/>
                <w:szCs w:val="21"/>
              </w:rPr>
              <w:t>s</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1AC1FADD" w14:textId="77777777" w:rsidR="00907215" w:rsidRPr="003E6149" w:rsidRDefault="003E6149" w:rsidP="00B2572A">
            <w:pPr>
              <w:widowControl/>
              <w:snapToGrid w:val="0"/>
              <w:jc w:val="center"/>
              <w:rPr>
                <w:rFonts w:ascii="Times New Roman" w:hAnsi="Times New Roman"/>
                <w:kern w:val="0"/>
                <w:szCs w:val="21"/>
              </w:rPr>
            </w:pPr>
            <w:r>
              <w:rPr>
                <w:rFonts w:ascii="Times New Roman" w:hAnsi="Times New Roman"/>
                <w:kern w:val="0"/>
                <w:szCs w:val="21"/>
              </w:rPr>
              <w:t>3000</w:t>
            </w:r>
          </w:p>
        </w:tc>
      </w:tr>
      <w:tr w:rsidR="00907215" w14:paraId="12B1D91F" w14:textId="77777777" w:rsidTr="00907215">
        <w:tc>
          <w:tcPr>
            <w:tcW w:w="4148" w:type="dxa"/>
            <w:tcBorders>
              <w:top w:val="nil"/>
              <w:left w:val="nil"/>
              <w:bottom w:val="nil"/>
              <w:right w:val="nil"/>
            </w:tcBorders>
            <w:vAlign w:val="center"/>
            <w:hideMark/>
          </w:tcPr>
          <w:p w14:paraId="0965F6F8"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、卫星最大开关机次数</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27C02E02" w14:textId="77777777"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200</w:t>
            </w:r>
            <w:r w:rsidR="003E6149" w:rsidRPr="003E6149">
              <w:rPr>
                <w:rFonts w:ascii="Times New Roman" w:hAnsi="Times New Roman"/>
                <w:kern w:val="0"/>
                <w:szCs w:val="21"/>
              </w:rPr>
              <w:t xml:space="preserve"> </w:t>
            </w:r>
          </w:p>
        </w:tc>
      </w:tr>
      <w:tr w:rsidR="00907215" w14:paraId="27C4691B" w14:textId="77777777" w:rsidTr="00907215">
        <w:tc>
          <w:tcPr>
            <w:tcW w:w="4148" w:type="dxa"/>
            <w:tcBorders>
              <w:top w:val="nil"/>
              <w:left w:val="nil"/>
              <w:bottom w:val="nil"/>
              <w:right w:val="nil"/>
            </w:tcBorders>
            <w:vAlign w:val="center"/>
            <w:hideMark/>
          </w:tcPr>
          <w:p w14:paraId="4BE33E4C"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最大巡航半径</w:t>
            </w:r>
            <w:r w:rsidR="003E6149">
              <w:rPr>
                <w:rFonts w:ascii="Times New Roman" w:hAnsi="Times New Roman" w:hint="eastAsia"/>
                <w:kern w:val="0"/>
                <w:szCs w:val="21"/>
              </w:rPr>
              <w:t>（</w:t>
            </w:r>
            <w:r w:rsidR="003E6149" w:rsidRPr="003E6149">
              <w:rPr>
                <w:rFonts w:ascii="Times New Roman" w:hAnsi="Times New Roman"/>
                <w:kern w:val="0"/>
                <w:szCs w:val="21"/>
              </w:rPr>
              <w:t>km</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67D9C0C0" w14:textId="77777777"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2500</w:t>
            </w:r>
          </w:p>
        </w:tc>
      </w:tr>
      <w:tr w:rsidR="00907215" w14:paraId="0801DB4E" w14:textId="77777777" w:rsidTr="00907215">
        <w:tc>
          <w:tcPr>
            <w:tcW w:w="4148" w:type="dxa"/>
            <w:tcBorders>
              <w:top w:val="nil"/>
              <w:left w:val="nil"/>
              <w:bottom w:val="nil"/>
              <w:right w:val="nil"/>
            </w:tcBorders>
            <w:vAlign w:val="center"/>
            <w:hideMark/>
          </w:tcPr>
          <w:p w14:paraId="3501051B"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基地位置</w:t>
            </w:r>
            <w:r w:rsidR="00907215" w:rsidRPr="003E6149">
              <w:rPr>
                <w:rFonts w:ascii="Times New Roman" w:hAnsi="Times New Roman"/>
                <w:kern w:val="0"/>
                <w:szCs w:val="21"/>
              </w:rPr>
              <w:t>1</w:t>
            </w:r>
          </w:p>
        </w:tc>
        <w:tc>
          <w:tcPr>
            <w:tcW w:w="4148" w:type="dxa"/>
            <w:tcBorders>
              <w:top w:val="nil"/>
              <w:left w:val="nil"/>
              <w:bottom w:val="nil"/>
              <w:right w:val="nil"/>
            </w:tcBorders>
            <w:vAlign w:val="center"/>
            <w:hideMark/>
          </w:tcPr>
          <w:p w14:paraId="032D9D8D" w14:textId="77777777"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w:t>
            </w:r>
            <w:r w:rsidRPr="003E6149">
              <w:rPr>
                <w:rFonts w:ascii="Times New Roman" w:hAnsi="Times New Roman"/>
                <w:kern w:val="0"/>
                <w:szCs w:val="21"/>
              </w:rPr>
              <w:t>27</w:t>
            </w:r>
            <w:r w:rsidR="00F95C50">
              <w:rPr>
                <w:rFonts w:ascii="宋体" w:hAnsi="宋体" w:hint="eastAsia"/>
                <w:kern w:val="0"/>
                <w:szCs w:val="21"/>
              </w:rPr>
              <w:t>º</w:t>
            </w:r>
            <w:r w:rsidRPr="003E6149">
              <w:rPr>
                <w:rFonts w:ascii="Times New Roman" w:hAnsi="Times New Roman"/>
                <w:kern w:val="0"/>
                <w:szCs w:val="21"/>
              </w:rPr>
              <w:t>N</w:t>
            </w:r>
            <w:r w:rsidRPr="003E6149">
              <w:rPr>
                <w:rFonts w:ascii="Times New Roman" w:hAnsi="Times New Roman"/>
                <w:kern w:val="0"/>
                <w:szCs w:val="21"/>
              </w:rPr>
              <w:t>，</w:t>
            </w:r>
            <w:r w:rsidRPr="003E6149">
              <w:rPr>
                <w:rFonts w:ascii="Times New Roman" w:hAnsi="Times New Roman"/>
                <w:kern w:val="0"/>
                <w:szCs w:val="21"/>
              </w:rPr>
              <w:t>95</w:t>
            </w:r>
            <w:r w:rsidR="00F95C50">
              <w:rPr>
                <w:rFonts w:ascii="宋体" w:hAnsi="宋体" w:hint="eastAsia"/>
                <w:kern w:val="0"/>
                <w:szCs w:val="21"/>
              </w:rPr>
              <w:t>º</w:t>
            </w:r>
            <w:r w:rsidRPr="003E6149">
              <w:rPr>
                <w:rFonts w:ascii="Times New Roman" w:hAnsi="Times New Roman"/>
                <w:kern w:val="0"/>
                <w:szCs w:val="21"/>
              </w:rPr>
              <w:t>E</w:t>
            </w:r>
            <w:r w:rsidRPr="003E6149">
              <w:rPr>
                <w:rFonts w:ascii="Times New Roman" w:hAnsi="Times New Roman"/>
                <w:kern w:val="0"/>
                <w:szCs w:val="21"/>
              </w:rPr>
              <w:t>）</w:t>
            </w:r>
          </w:p>
        </w:tc>
      </w:tr>
      <w:tr w:rsidR="00907215" w14:paraId="2BDB7DE5" w14:textId="77777777" w:rsidTr="00907215">
        <w:tc>
          <w:tcPr>
            <w:tcW w:w="4148" w:type="dxa"/>
            <w:tcBorders>
              <w:top w:val="nil"/>
              <w:left w:val="nil"/>
              <w:bottom w:val="nil"/>
              <w:right w:val="nil"/>
            </w:tcBorders>
            <w:vAlign w:val="center"/>
            <w:hideMark/>
          </w:tcPr>
          <w:p w14:paraId="4A46F1D7" w14:textId="77777777"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基地位置</w:t>
            </w:r>
            <w:r w:rsidR="00907215" w:rsidRPr="003E6149">
              <w:rPr>
                <w:rFonts w:ascii="Times New Roman" w:hAnsi="Times New Roman"/>
                <w:kern w:val="0"/>
                <w:szCs w:val="21"/>
              </w:rPr>
              <w:t>2</w:t>
            </w:r>
          </w:p>
        </w:tc>
        <w:tc>
          <w:tcPr>
            <w:tcW w:w="4148" w:type="dxa"/>
            <w:tcBorders>
              <w:top w:val="nil"/>
              <w:left w:val="nil"/>
              <w:bottom w:val="nil"/>
              <w:right w:val="nil"/>
            </w:tcBorders>
            <w:vAlign w:val="center"/>
            <w:hideMark/>
          </w:tcPr>
          <w:p w14:paraId="1EB89FE9" w14:textId="77777777"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w:t>
            </w:r>
            <w:r w:rsidRPr="003E6149">
              <w:rPr>
                <w:rFonts w:ascii="Times New Roman" w:hAnsi="Times New Roman"/>
                <w:kern w:val="0"/>
                <w:szCs w:val="21"/>
              </w:rPr>
              <w:t>29</w:t>
            </w:r>
            <w:r w:rsidR="00F95C50">
              <w:rPr>
                <w:rFonts w:ascii="宋体" w:hAnsi="宋体" w:hint="eastAsia"/>
                <w:kern w:val="0"/>
                <w:szCs w:val="21"/>
              </w:rPr>
              <w:t>º</w:t>
            </w:r>
            <w:r w:rsidRPr="003E6149">
              <w:rPr>
                <w:rFonts w:ascii="Times New Roman" w:hAnsi="Times New Roman"/>
                <w:kern w:val="0"/>
                <w:szCs w:val="21"/>
              </w:rPr>
              <w:t>N</w:t>
            </w:r>
            <w:r w:rsidRPr="003E6149">
              <w:rPr>
                <w:rFonts w:ascii="Times New Roman" w:hAnsi="Times New Roman"/>
                <w:kern w:val="0"/>
                <w:szCs w:val="21"/>
              </w:rPr>
              <w:t>，</w:t>
            </w:r>
            <w:r w:rsidRPr="003E6149">
              <w:rPr>
                <w:rFonts w:ascii="Times New Roman" w:hAnsi="Times New Roman"/>
                <w:kern w:val="0"/>
                <w:szCs w:val="21"/>
              </w:rPr>
              <w:t>105</w:t>
            </w:r>
            <w:r w:rsidR="00F95C50">
              <w:rPr>
                <w:rFonts w:ascii="宋体" w:hAnsi="宋体" w:hint="eastAsia"/>
                <w:kern w:val="0"/>
                <w:szCs w:val="21"/>
              </w:rPr>
              <w:t>º</w:t>
            </w:r>
            <w:r w:rsidRPr="003E6149">
              <w:rPr>
                <w:rFonts w:ascii="Times New Roman" w:hAnsi="Times New Roman"/>
                <w:kern w:val="0"/>
                <w:szCs w:val="21"/>
              </w:rPr>
              <w:t>E</w:t>
            </w:r>
            <w:r w:rsidRPr="003E6149">
              <w:rPr>
                <w:rFonts w:ascii="Times New Roman" w:hAnsi="Times New Roman"/>
                <w:kern w:val="0"/>
                <w:szCs w:val="21"/>
              </w:rPr>
              <w:t>）</w:t>
            </w:r>
          </w:p>
        </w:tc>
      </w:tr>
      <w:tr w:rsidR="00907215" w14:paraId="085BA712" w14:textId="77777777" w:rsidTr="00907215">
        <w:tc>
          <w:tcPr>
            <w:tcW w:w="4148" w:type="dxa"/>
            <w:tcBorders>
              <w:top w:val="nil"/>
              <w:left w:val="nil"/>
              <w:bottom w:val="nil"/>
              <w:right w:val="nil"/>
            </w:tcBorders>
            <w:vAlign w:val="center"/>
            <w:hideMark/>
          </w:tcPr>
          <w:p w14:paraId="1E798246"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每颗卫星每天调度轨道圈次</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14:paraId="3687873B"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16</w:t>
            </w:r>
          </w:p>
        </w:tc>
      </w:tr>
      <w:tr w:rsidR="00907215" w14:paraId="7B63EF95" w14:textId="77777777" w:rsidTr="00907215">
        <w:tc>
          <w:tcPr>
            <w:tcW w:w="4148" w:type="dxa"/>
            <w:tcBorders>
              <w:top w:val="nil"/>
              <w:left w:val="nil"/>
              <w:bottom w:val="single" w:sz="12" w:space="0" w:color="auto"/>
              <w:right w:val="nil"/>
            </w:tcBorders>
            <w:vAlign w:val="center"/>
            <w:hideMark/>
          </w:tcPr>
          <w:p w14:paraId="3F251FB3" w14:textId="77777777"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完成每个任务所需的开关机次数</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single" w:sz="12" w:space="0" w:color="auto"/>
              <w:right w:val="nil"/>
            </w:tcBorders>
            <w:vAlign w:val="center"/>
            <w:hideMark/>
          </w:tcPr>
          <w:p w14:paraId="0E3DFEC8" w14:textId="77777777"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1</w:t>
            </w:r>
            <w:r w:rsidR="003E6149" w:rsidRPr="003E6149">
              <w:rPr>
                <w:rFonts w:ascii="Times New Roman" w:hAnsi="Times New Roman"/>
                <w:kern w:val="0"/>
                <w:szCs w:val="21"/>
              </w:rPr>
              <w:t xml:space="preserve"> </w:t>
            </w:r>
          </w:p>
        </w:tc>
      </w:tr>
    </w:tbl>
    <w:p w14:paraId="43EB186C" w14:textId="77777777" w:rsidR="003D7F5F" w:rsidRDefault="00AB416A" w:rsidP="003004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通过反复实验的方法确定两个禁忌列表的长度，在实验时，以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个任务为对象，两个禁忌列表的长度在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的区间内反复实验，每一组禁忌长度经过重复</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次实验，根据实验结果，得到</w:t>
      </w:r>
      <w:r w:rsidR="00751B0B">
        <w:rPr>
          <w:rFonts w:ascii="Times New Roman" w:eastAsia="宋体" w:hAnsi="Times New Roman" w:cs="Times New Roman" w:hint="eastAsia"/>
          <w:kern w:val="0"/>
          <w:sz w:val="24"/>
          <w:szCs w:val="24"/>
        </w:rPr>
        <w:t>结果</w:t>
      </w:r>
      <w:r>
        <w:rPr>
          <w:rFonts w:ascii="Times New Roman" w:eastAsia="宋体" w:hAnsi="Times New Roman" w:cs="Times New Roman" w:hint="eastAsia"/>
          <w:kern w:val="0"/>
          <w:sz w:val="24"/>
          <w:szCs w:val="24"/>
        </w:rPr>
        <w:t>稳定且效果良好的禁忌列表长度为</w:t>
      </w:r>
      <w:r>
        <w:rPr>
          <w:rFonts w:ascii="Times New Roman" w:eastAsia="宋体" w:hAnsi="Times New Roman" w:cs="Times New Roman" w:hint="eastAsia"/>
          <w:kern w:val="0"/>
          <w:sz w:val="24"/>
          <w:szCs w:val="24"/>
        </w:rPr>
        <w:t>Tabu</w:t>
      </w:r>
      <w:r>
        <w:rPr>
          <w:rFonts w:ascii="Times New Roman" w:eastAsia="宋体" w:hAnsi="Times New Roman" w:cs="Times New Roman"/>
          <w:kern w:val="0"/>
          <w:sz w:val="24"/>
          <w:szCs w:val="24"/>
        </w:rPr>
        <w:t>L1=TabuL2=3</w:t>
      </w:r>
      <w:r>
        <w:rPr>
          <w:rFonts w:ascii="Times New Roman" w:eastAsia="宋体" w:hAnsi="Times New Roman" w:cs="Times New Roman" w:hint="eastAsia"/>
          <w:kern w:val="0"/>
          <w:sz w:val="24"/>
          <w:szCs w:val="24"/>
        </w:rPr>
        <w:t>。</w:t>
      </w:r>
    </w:p>
    <w:p w14:paraId="2D14B34A" w14:textId="77777777" w:rsidR="004479B8" w:rsidRDefault="00163701" w:rsidP="003004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对比了三</w:t>
      </w:r>
      <w:r w:rsidR="004479B8">
        <w:rPr>
          <w:rFonts w:ascii="Times New Roman" w:eastAsia="宋体" w:hAnsi="Times New Roman" w:cs="Times New Roman" w:hint="eastAsia"/>
          <w:kern w:val="0"/>
          <w:sz w:val="24"/>
          <w:szCs w:val="24"/>
        </w:rPr>
        <w:t>种算法，</w:t>
      </w:r>
      <w:r>
        <w:rPr>
          <w:rFonts w:ascii="Times New Roman" w:eastAsia="宋体" w:hAnsi="Times New Roman" w:cs="Times New Roman" w:hint="eastAsia"/>
          <w:kern w:val="0"/>
          <w:sz w:val="24"/>
          <w:szCs w:val="24"/>
        </w:rPr>
        <w:t>第</w:t>
      </w:r>
      <w:r w:rsidR="004479B8">
        <w:rPr>
          <w:rFonts w:ascii="Times New Roman" w:eastAsia="宋体" w:hAnsi="Times New Roman" w:cs="Times New Roman" w:hint="eastAsia"/>
          <w:kern w:val="0"/>
          <w:sz w:val="24"/>
          <w:szCs w:val="24"/>
        </w:rPr>
        <w:t>一种是</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算法</w:t>
      </w:r>
      <w:r w:rsidR="004479B8">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第二种是两阶段任务分配</w:t>
      </w:r>
      <w:r>
        <w:rPr>
          <w:rFonts w:ascii="Times New Roman" w:eastAsia="宋体" w:hAnsi="Times New Roman" w:cs="Times New Roman" w:hint="eastAsia"/>
          <w:kern w:val="0"/>
          <w:sz w:val="24"/>
          <w:szCs w:val="24"/>
        </w:rPr>
        <w:t>算法</w:t>
      </w:r>
      <w:r w:rsidR="0074636F">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 xml:space="preserve">wo-stage </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asks A</w:t>
      </w:r>
      <w:r w:rsidR="0074636F">
        <w:rPr>
          <w:rFonts w:ascii="Times New Roman" w:eastAsia="宋体" w:hAnsi="Times New Roman" w:cs="Times New Roman" w:hint="eastAsia"/>
          <w:kern w:val="0"/>
          <w:sz w:val="24"/>
          <w:szCs w:val="24"/>
        </w:rPr>
        <w:t>ssi</w:t>
      </w:r>
      <w:r w:rsidR="0074636F">
        <w:rPr>
          <w:rFonts w:ascii="Times New Roman" w:eastAsia="宋体" w:hAnsi="Times New Roman" w:cs="Times New Roman"/>
          <w:kern w:val="0"/>
          <w:sz w:val="24"/>
          <w:szCs w:val="24"/>
        </w:rPr>
        <w:t>gnment Algorithm</w:t>
      </w:r>
      <w:r w:rsidR="0074636F">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TAA</w:t>
      </w:r>
      <w:r w:rsidR="0074636F">
        <w:rPr>
          <w:rFonts w:ascii="Times New Roman" w:eastAsia="宋体" w:hAnsi="Times New Roman" w:cs="Times New Roman" w:hint="eastAsia"/>
          <w:kern w:val="0"/>
          <w:sz w:val="24"/>
          <w:szCs w:val="24"/>
        </w:rPr>
        <w:t>），第三</w:t>
      </w:r>
      <w:r w:rsidR="004479B8">
        <w:rPr>
          <w:rFonts w:ascii="Times New Roman" w:eastAsia="宋体" w:hAnsi="Times New Roman" w:cs="Times New Roman" w:hint="eastAsia"/>
          <w:kern w:val="0"/>
          <w:sz w:val="24"/>
          <w:szCs w:val="24"/>
        </w:rPr>
        <w:t>种是基于资源优先度的任务分配算法</w:t>
      </w:r>
      <w:r w:rsidR="00876336">
        <w:rPr>
          <w:rFonts w:ascii="Times New Roman" w:eastAsia="宋体" w:hAnsi="Times New Roman" w:cs="Times New Roman" w:hint="eastAsia"/>
          <w:kern w:val="0"/>
          <w:sz w:val="24"/>
          <w:szCs w:val="24"/>
        </w:rPr>
        <w:t>（</w:t>
      </w:r>
      <w:r w:rsidR="00876336">
        <w:rPr>
          <w:rFonts w:ascii="Times New Roman" w:eastAsia="宋体" w:hAnsi="Times New Roman" w:cs="Times New Roman" w:hint="eastAsia"/>
          <w:kern w:val="0"/>
          <w:sz w:val="24"/>
          <w:szCs w:val="24"/>
        </w:rPr>
        <w:t>T</w:t>
      </w:r>
      <w:r w:rsidR="00876336">
        <w:rPr>
          <w:rFonts w:ascii="Times New Roman" w:eastAsia="宋体" w:hAnsi="Times New Roman" w:cs="Times New Roman"/>
          <w:kern w:val="0"/>
          <w:sz w:val="24"/>
          <w:szCs w:val="24"/>
        </w:rPr>
        <w:t xml:space="preserve">asks Assignment Algorithm based on Resource Priority, </w:t>
      </w:r>
      <w:r w:rsidR="00844587">
        <w:rPr>
          <w:rFonts w:ascii="Times New Roman" w:eastAsia="宋体" w:hAnsi="Times New Roman" w:cs="Times New Roman"/>
          <w:kern w:val="0"/>
          <w:sz w:val="24"/>
          <w:szCs w:val="24"/>
        </w:rPr>
        <w:t>T</w:t>
      </w:r>
      <w:r w:rsidR="00876336">
        <w:rPr>
          <w:rFonts w:ascii="Times New Roman" w:eastAsia="宋体" w:hAnsi="Times New Roman" w:cs="Times New Roman"/>
          <w:kern w:val="0"/>
          <w:sz w:val="24"/>
          <w:szCs w:val="24"/>
        </w:rPr>
        <w:t>AA</w:t>
      </w:r>
      <w:r w:rsidR="00FB04C8">
        <w:rPr>
          <w:rFonts w:ascii="Times New Roman" w:eastAsia="宋体" w:hAnsi="Times New Roman" w:cs="Times New Roman" w:hint="eastAsia"/>
          <w:kern w:val="0"/>
          <w:sz w:val="24"/>
          <w:szCs w:val="24"/>
        </w:rPr>
        <w:t>-</w:t>
      </w:r>
      <w:r w:rsidR="00876336">
        <w:rPr>
          <w:rFonts w:ascii="Times New Roman" w:eastAsia="宋体" w:hAnsi="Times New Roman" w:cs="Times New Roman"/>
          <w:kern w:val="0"/>
          <w:sz w:val="24"/>
          <w:szCs w:val="24"/>
        </w:rPr>
        <w:t>RP</w:t>
      </w:r>
      <w:r w:rsidR="00876336">
        <w:rPr>
          <w:rFonts w:ascii="Times New Roman" w:eastAsia="宋体" w:hAnsi="Times New Roman" w:cs="Times New Roman" w:hint="eastAsia"/>
          <w:kern w:val="0"/>
          <w:sz w:val="24"/>
          <w:szCs w:val="24"/>
        </w:rPr>
        <w:t>）</w:t>
      </w:r>
      <w:r w:rsidR="004479B8">
        <w:rPr>
          <w:rFonts w:ascii="Times New Roman" w:eastAsia="宋体" w:hAnsi="Times New Roman" w:cs="Times New Roman" w:hint="eastAsia"/>
          <w:kern w:val="0"/>
          <w:sz w:val="24"/>
          <w:szCs w:val="24"/>
        </w:rPr>
        <w:t>。</w:t>
      </w:r>
      <w:r w:rsidR="00FB04C8">
        <w:rPr>
          <w:rFonts w:ascii="Times New Roman" w:eastAsia="宋体" w:hAnsi="Times New Roman" w:cs="Times New Roman" w:hint="eastAsia"/>
          <w:kern w:val="0"/>
          <w:sz w:val="24"/>
          <w:szCs w:val="24"/>
        </w:rPr>
        <w:t>T</w:t>
      </w:r>
      <w:r w:rsidR="00FB04C8">
        <w:rPr>
          <w:rFonts w:ascii="Times New Roman" w:eastAsia="宋体" w:hAnsi="Times New Roman" w:cs="Times New Roman"/>
          <w:kern w:val="0"/>
          <w:sz w:val="24"/>
          <w:szCs w:val="24"/>
        </w:rPr>
        <w:t>TAA</w:t>
      </w:r>
      <w:r w:rsidR="0080744A">
        <w:rPr>
          <w:rFonts w:ascii="Times New Roman" w:eastAsia="宋体" w:hAnsi="Times New Roman" w:cs="Times New Roman" w:hint="eastAsia"/>
          <w:kern w:val="0"/>
          <w:sz w:val="24"/>
          <w:szCs w:val="24"/>
        </w:rPr>
        <w:t>是一种贪婪算法，它按照效用值的大小选择子规划中心进行任务的分配，</w:t>
      </w:r>
      <w:r w:rsidR="00456286">
        <w:rPr>
          <w:rFonts w:ascii="Times New Roman" w:eastAsia="宋体" w:hAnsi="Times New Roman" w:cs="Times New Roman" w:hint="eastAsia"/>
          <w:kern w:val="0"/>
          <w:sz w:val="24"/>
          <w:szCs w:val="24"/>
        </w:rPr>
        <w:t>与</w:t>
      </w:r>
      <w:r w:rsidR="00456286">
        <w:rPr>
          <w:rFonts w:ascii="Times New Roman" w:eastAsia="宋体" w:hAnsi="Times New Roman" w:cs="Times New Roman" w:hint="eastAsia"/>
          <w:kern w:val="0"/>
          <w:sz w:val="24"/>
          <w:szCs w:val="24"/>
        </w:rPr>
        <w:t>T</w:t>
      </w:r>
      <w:r w:rsidR="00456286">
        <w:rPr>
          <w:rFonts w:ascii="Times New Roman" w:eastAsia="宋体" w:hAnsi="Times New Roman" w:cs="Times New Roman"/>
          <w:kern w:val="0"/>
          <w:sz w:val="24"/>
          <w:szCs w:val="24"/>
        </w:rPr>
        <w:t>TAA-TL</w:t>
      </w:r>
      <w:r w:rsidR="00456286">
        <w:rPr>
          <w:rFonts w:ascii="Times New Roman" w:eastAsia="宋体" w:hAnsi="Times New Roman" w:cs="Times New Roman" w:hint="eastAsia"/>
          <w:kern w:val="0"/>
          <w:sz w:val="24"/>
          <w:szCs w:val="24"/>
        </w:rPr>
        <w:t>相比，</w:t>
      </w:r>
      <w:r w:rsidR="00BE4D37">
        <w:rPr>
          <w:rFonts w:ascii="Times New Roman" w:eastAsia="宋体" w:hAnsi="Times New Roman" w:cs="Times New Roman" w:hint="eastAsia"/>
          <w:kern w:val="0"/>
          <w:sz w:val="24"/>
          <w:szCs w:val="24"/>
        </w:rPr>
        <w:t>没有引入禁忌列表策略</w:t>
      </w:r>
      <w:r w:rsidR="00890FB4">
        <w:rPr>
          <w:rFonts w:ascii="Times New Roman" w:eastAsia="宋体" w:hAnsi="Times New Roman" w:cs="Times New Roman" w:hint="eastAsia"/>
          <w:kern w:val="0"/>
          <w:sz w:val="24"/>
          <w:szCs w:val="24"/>
        </w:rPr>
        <w:t>，在迭代时，</w:t>
      </w:r>
      <w:r w:rsidR="001E1650">
        <w:rPr>
          <w:rFonts w:ascii="Times New Roman" w:eastAsia="宋体" w:hAnsi="Times New Roman" w:cs="Times New Roman" w:hint="eastAsia"/>
          <w:kern w:val="0"/>
          <w:sz w:val="24"/>
          <w:szCs w:val="24"/>
        </w:rPr>
        <w:t>按照同样的规则进行删除和插入操作</w:t>
      </w:r>
      <w:r w:rsidR="00BE4D37">
        <w:rPr>
          <w:rFonts w:ascii="Times New Roman" w:eastAsia="宋体" w:hAnsi="Times New Roman" w:cs="Times New Roman" w:hint="eastAsia"/>
          <w:kern w:val="0"/>
          <w:sz w:val="24"/>
          <w:szCs w:val="24"/>
        </w:rPr>
        <w:t>。</w:t>
      </w:r>
      <w:r w:rsidR="00844587">
        <w:rPr>
          <w:rFonts w:ascii="Times New Roman" w:eastAsia="宋体" w:hAnsi="Times New Roman" w:cs="Times New Roman" w:hint="eastAsia"/>
          <w:kern w:val="0"/>
          <w:sz w:val="24"/>
          <w:szCs w:val="24"/>
        </w:rPr>
        <w:t>T</w:t>
      </w:r>
      <w:r w:rsidR="00104D61">
        <w:rPr>
          <w:rFonts w:ascii="Times New Roman" w:eastAsia="宋体" w:hAnsi="Times New Roman" w:cs="Times New Roman"/>
          <w:kern w:val="0"/>
          <w:sz w:val="24"/>
          <w:szCs w:val="24"/>
        </w:rPr>
        <w:t>AA</w:t>
      </w:r>
      <w:r w:rsidR="008152AF">
        <w:rPr>
          <w:rFonts w:ascii="Times New Roman" w:eastAsia="宋体" w:hAnsi="Times New Roman" w:cs="Times New Roman" w:hint="eastAsia"/>
          <w:kern w:val="0"/>
          <w:sz w:val="24"/>
          <w:szCs w:val="24"/>
        </w:rPr>
        <w:t>-</w:t>
      </w:r>
      <w:r w:rsidR="00104D61">
        <w:rPr>
          <w:rFonts w:ascii="Times New Roman" w:eastAsia="宋体" w:hAnsi="Times New Roman" w:cs="Times New Roman"/>
          <w:kern w:val="0"/>
          <w:sz w:val="24"/>
          <w:szCs w:val="24"/>
        </w:rPr>
        <w:t>RP</w:t>
      </w:r>
      <w:r w:rsidR="00BE4D37">
        <w:rPr>
          <w:rFonts w:ascii="Times New Roman" w:eastAsia="宋体" w:hAnsi="Times New Roman" w:cs="Times New Roman" w:hint="eastAsia"/>
          <w:kern w:val="0"/>
          <w:sz w:val="24"/>
          <w:szCs w:val="24"/>
        </w:rPr>
        <w:t>认为在进行任务分配时</w:t>
      </w:r>
      <w:r w:rsidR="00325BE1">
        <w:rPr>
          <w:rFonts w:ascii="Times New Roman" w:eastAsia="宋体" w:hAnsi="Times New Roman" w:cs="Times New Roman" w:hint="eastAsia"/>
          <w:kern w:val="0"/>
          <w:sz w:val="24"/>
          <w:szCs w:val="24"/>
        </w:rPr>
        <w:t>，需要更多考虑稀缺资源</w:t>
      </w:r>
      <w:r w:rsidR="00BE4D37">
        <w:rPr>
          <w:rFonts w:ascii="Times New Roman" w:eastAsia="宋体" w:hAnsi="Times New Roman" w:cs="Times New Roman" w:hint="eastAsia"/>
          <w:kern w:val="0"/>
          <w:sz w:val="24"/>
          <w:szCs w:val="24"/>
        </w:rPr>
        <w:t>，对受限制大的观测资源，任务应优先分配到该观测资源的任务序列中</w:t>
      </w:r>
      <w:r w:rsidR="004E12A0">
        <w:rPr>
          <w:rFonts w:ascii="Times New Roman" w:eastAsia="宋体" w:hAnsi="Times New Roman" w:cs="Times New Roman" w:hint="eastAsia"/>
          <w:kern w:val="0"/>
          <w:sz w:val="24"/>
          <w:szCs w:val="24"/>
        </w:rPr>
        <w:t>。因此先将任务分配给卫星子规划中心，调用卫星</w:t>
      </w:r>
      <w:r w:rsidR="004E12A0">
        <w:rPr>
          <w:rFonts w:ascii="Times New Roman" w:eastAsia="宋体" w:hAnsi="Times New Roman" w:cs="Times New Roman" w:hint="eastAsia"/>
          <w:kern w:val="0"/>
          <w:sz w:val="24"/>
          <w:szCs w:val="24"/>
        </w:rPr>
        <w:t>Ag</w:t>
      </w:r>
      <w:r w:rsidR="004E12A0">
        <w:rPr>
          <w:rFonts w:ascii="Times New Roman" w:eastAsia="宋体" w:hAnsi="Times New Roman" w:cs="Times New Roman"/>
          <w:kern w:val="0"/>
          <w:sz w:val="24"/>
          <w:szCs w:val="24"/>
        </w:rPr>
        <w:t>ent</w:t>
      </w:r>
      <w:r w:rsidR="004E12A0">
        <w:rPr>
          <w:rFonts w:ascii="Times New Roman" w:eastAsia="宋体" w:hAnsi="Times New Roman" w:cs="Times New Roman" w:hint="eastAsia"/>
          <w:kern w:val="0"/>
          <w:sz w:val="24"/>
          <w:szCs w:val="24"/>
        </w:rPr>
        <w:t>算法得到未调度的任务，对未调度的任务使用</w:t>
      </w:r>
      <w:r w:rsidR="004E12A0">
        <w:rPr>
          <w:rFonts w:ascii="Times New Roman" w:eastAsia="宋体" w:hAnsi="Times New Roman" w:cs="Times New Roman" w:hint="eastAsia"/>
          <w:kern w:val="0"/>
          <w:sz w:val="24"/>
          <w:szCs w:val="24"/>
        </w:rPr>
        <w:t>K</w:t>
      </w:r>
      <w:r w:rsidR="004E12A0">
        <w:rPr>
          <w:rFonts w:ascii="Times New Roman" w:eastAsia="宋体" w:hAnsi="Times New Roman" w:cs="Times New Roman"/>
          <w:kern w:val="0"/>
          <w:sz w:val="24"/>
          <w:szCs w:val="24"/>
        </w:rPr>
        <w:t>-Means</w:t>
      </w:r>
      <w:r w:rsidR="004E12A0">
        <w:rPr>
          <w:rFonts w:ascii="Times New Roman" w:eastAsia="宋体" w:hAnsi="Times New Roman" w:cs="Times New Roman" w:hint="eastAsia"/>
          <w:kern w:val="0"/>
          <w:sz w:val="24"/>
          <w:szCs w:val="24"/>
        </w:rPr>
        <w:t>算法对任务进行聚类，将类中的任务分配给适应的</w:t>
      </w:r>
      <w:r w:rsidR="004E12A0">
        <w:rPr>
          <w:rFonts w:ascii="Times New Roman" w:eastAsia="宋体" w:hAnsi="Times New Roman" w:cs="Times New Roman" w:hint="eastAsia"/>
          <w:kern w:val="0"/>
          <w:sz w:val="24"/>
          <w:szCs w:val="24"/>
        </w:rPr>
        <w:t>U</w:t>
      </w:r>
      <w:r w:rsidR="004E12A0">
        <w:rPr>
          <w:rFonts w:ascii="Times New Roman" w:eastAsia="宋体" w:hAnsi="Times New Roman" w:cs="Times New Roman"/>
          <w:kern w:val="0"/>
          <w:sz w:val="24"/>
          <w:szCs w:val="24"/>
        </w:rPr>
        <w:t>AV</w:t>
      </w:r>
      <w:r w:rsidR="004E12A0">
        <w:rPr>
          <w:rFonts w:ascii="Times New Roman" w:eastAsia="宋体" w:hAnsi="Times New Roman" w:cs="Times New Roman" w:hint="eastAsia"/>
          <w:kern w:val="0"/>
          <w:sz w:val="24"/>
          <w:szCs w:val="24"/>
        </w:rPr>
        <w:t>子规划中心的任务序列中。为了更新任务分配方案，</w:t>
      </w:r>
      <w:r w:rsidR="00A04B36">
        <w:rPr>
          <w:rFonts w:ascii="Times New Roman" w:eastAsia="宋体" w:hAnsi="Times New Roman" w:cs="Times New Roman" w:hint="eastAsia"/>
          <w:kern w:val="0"/>
          <w:sz w:val="24"/>
          <w:szCs w:val="24"/>
        </w:rPr>
        <w:t>在重新进行任务分配时，</w:t>
      </w:r>
      <w:r w:rsidR="004E12A0">
        <w:rPr>
          <w:rFonts w:ascii="Times New Roman" w:eastAsia="宋体" w:hAnsi="Times New Roman" w:cs="Times New Roman" w:hint="eastAsia"/>
          <w:kern w:val="0"/>
          <w:sz w:val="24"/>
          <w:szCs w:val="24"/>
        </w:rPr>
        <w:t>对卫星子规划中心</w:t>
      </w:r>
      <w:r w:rsidR="00A04B36">
        <w:rPr>
          <w:rFonts w:ascii="Times New Roman" w:eastAsia="宋体" w:hAnsi="Times New Roman" w:cs="Times New Roman" w:hint="eastAsia"/>
          <w:kern w:val="0"/>
          <w:sz w:val="24"/>
          <w:szCs w:val="24"/>
        </w:rPr>
        <w:t>上一次</w:t>
      </w:r>
      <w:r w:rsidR="004E12A0">
        <w:rPr>
          <w:rFonts w:ascii="Times New Roman" w:eastAsia="宋体" w:hAnsi="Times New Roman" w:cs="Times New Roman" w:hint="eastAsia"/>
          <w:kern w:val="0"/>
          <w:sz w:val="24"/>
          <w:szCs w:val="24"/>
        </w:rPr>
        <w:t>调度完成的</w:t>
      </w:r>
      <w:r w:rsidR="00A04B36">
        <w:rPr>
          <w:rFonts w:ascii="Times New Roman" w:eastAsia="宋体" w:hAnsi="Times New Roman" w:cs="Times New Roman" w:hint="eastAsia"/>
          <w:kern w:val="0"/>
          <w:sz w:val="24"/>
          <w:szCs w:val="24"/>
        </w:rPr>
        <w:t>部分</w:t>
      </w:r>
      <w:r w:rsidR="004E12A0">
        <w:rPr>
          <w:rFonts w:ascii="Times New Roman" w:eastAsia="宋体" w:hAnsi="Times New Roman" w:cs="Times New Roman" w:hint="eastAsia"/>
          <w:kern w:val="0"/>
          <w:sz w:val="24"/>
          <w:szCs w:val="24"/>
        </w:rPr>
        <w:t>任务</w:t>
      </w:r>
      <w:r w:rsidR="00A04B36">
        <w:rPr>
          <w:rFonts w:ascii="Times New Roman" w:eastAsia="宋体" w:hAnsi="Times New Roman" w:cs="Times New Roman" w:hint="eastAsia"/>
          <w:kern w:val="0"/>
          <w:sz w:val="24"/>
          <w:szCs w:val="24"/>
        </w:rPr>
        <w:t>在分配给卫星子规划中心时</w:t>
      </w:r>
      <w:r w:rsidR="004E12A0">
        <w:rPr>
          <w:rFonts w:ascii="Times New Roman" w:eastAsia="宋体" w:hAnsi="Times New Roman" w:cs="Times New Roman" w:hint="eastAsia"/>
          <w:kern w:val="0"/>
          <w:sz w:val="24"/>
          <w:szCs w:val="24"/>
        </w:rPr>
        <w:t>进行禁忌，</w:t>
      </w:r>
      <w:r w:rsidR="00A04B36">
        <w:rPr>
          <w:rFonts w:ascii="Times New Roman" w:eastAsia="宋体" w:hAnsi="Times New Roman" w:cs="Times New Roman" w:hint="eastAsia"/>
          <w:kern w:val="0"/>
          <w:sz w:val="24"/>
          <w:szCs w:val="24"/>
        </w:rPr>
        <w:t>在分配给</w:t>
      </w:r>
      <w:r w:rsidR="00A04B36">
        <w:rPr>
          <w:rFonts w:ascii="Times New Roman" w:eastAsia="宋体" w:hAnsi="Times New Roman" w:cs="Times New Roman" w:hint="eastAsia"/>
          <w:kern w:val="0"/>
          <w:sz w:val="24"/>
          <w:szCs w:val="24"/>
        </w:rPr>
        <w:t>U</w:t>
      </w:r>
      <w:r w:rsidR="00A04B36">
        <w:rPr>
          <w:rFonts w:ascii="Times New Roman" w:eastAsia="宋体" w:hAnsi="Times New Roman" w:cs="Times New Roman"/>
          <w:kern w:val="0"/>
          <w:sz w:val="24"/>
          <w:szCs w:val="24"/>
        </w:rPr>
        <w:t>AV</w:t>
      </w:r>
      <w:r w:rsidR="00A04B36">
        <w:rPr>
          <w:rFonts w:ascii="Times New Roman" w:eastAsia="宋体" w:hAnsi="Times New Roman" w:cs="Times New Roman" w:hint="eastAsia"/>
          <w:kern w:val="0"/>
          <w:sz w:val="24"/>
          <w:szCs w:val="24"/>
        </w:rPr>
        <w:t>子规划中心时解禁。</w:t>
      </w:r>
    </w:p>
    <w:p w14:paraId="0E2EDF60" w14:textId="77777777" w:rsidR="00A04B36" w:rsidRDefault="00300482" w:rsidP="0080744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在不同的任务规模下，</w:t>
      </w:r>
      <w:r w:rsidR="001E2DBB">
        <w:rPr>
          <w:rFonts w:ascii="Times New Roman" w:eastAsia="宋体" w:hAnsi="Times New Roman" w:cs="Times New Roman" w:hint="eastAsia"/>
          <w:kern w:val="0"/>
          <w:sz w:val="24"/>
          <w:szCs w:val="24"/>
        </w:rPr>
        <w:t>采用</w:t>
      </w:r>
      <w:r w:rsidR="008152AF">
        <w:rPr>
          <w:rFonts w:ascii="Times New Roman" w:eastAsia="宋体" w:hAnsi="Times New Roman" w:cs="Times New Roman"/>
          <w:kern w:val="0"/>
          <w:sz w:val="24"/>
          <w:szCs w:val="24"/>
        </w:rPr>
        <w:t>TTAA-TL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sidR="008152AF">
        <w:rPr>
          <w:rFonts w:ascii="Times New Roman" w:eastAsia="宋体" w:hAnsi="Times New Roman" w:cs="Times New Roman"/>
          <w:kern w:val="0"/>
          <w:sz w:val="24"/>
          <w:szCs w:val="24"/>
        </w:rPr>
        <w:t>TAA</w:t>
      </w:r>
      <w:r w:rsidR="008152AF">
        <w:rPr>
          <w:rFonts w:ascii="Times New Roman" w:eastAsia="宋体" w:hAnsi="Times New Roman" w:cs="Times New Roman" w:hint="eastAsia"/>
          <w:kern w:val="0"/>
          <w:sz w:val="24"/>
          <w:szCs w:val="24"/>
        </w:rPr>
        <w:t>、</w:t>
      </w:r>
      <w:r w:rsidR="00844587">
        <w:rPr>
          <w:rFonts w:ascii="Times New Roman" w:eastAsia="宋体" w:hAnsi="Times New Roman" w:cs="Times New Roman"/>
          <w:kern w:val="0"/>
          <w:sz w:val="24"/>
          <w:szCs w:val="24"/>
        </w:rPr>
        <w:t>T</w:t>
      </w:r>
      <w:r w:rsidR="00104D61">
        <w:rPr>
          <w:rFonts w:ascii="Times New Roman" w:eastAsia="宋体" w:hAnsi="Times New Roman" w:cs="Times New Roman"/>
          <w:kern w:val="0"/>
          <w:sz w:val="24"/>
          <w:szCs w:val="24"/>
        </w:rPr>
        <w:t>AA</w:t>
      </w:r>
      <w:r w:rsidR="008152AF">
        <w:rPr>
          <w:rFonts w:ascii="Times New Roman" w:eastAsia="宋体" w:hAnsi="Times New Roman" w:cs="Times New Roman" w:hint="eastAsia"/>
          <w:kern w:val="0"/>
          <w:sz w:val="24"/>
          <w:szCs w:val="24"/>
        </w:rPr>
        <w:t>-</w:t>
      </w:r>
      <w:r w:rsidR="00104D61">
        <w:rPr>
          <w:rFonts w:ascii="Times New Roman" w:eastAsia="宋体" w:hAnsi="Times New Roman" w:cs="Times New Roman"/>
          <w:kern w:val="0"/>
          <w:sz w:val="24"/>
          <w:szCs w:val="24"/>
        </w:rPr>
        <w:t>RP</w:t>
      </w:r>
      <w:r>
        <w:rPr>
          <w:rFonts w:ascii="Times New Roman" w:eastAsia="宋体" w:hAnsi="Times New Roman" w:cs="Times New Roman" w:hint="eastAsia"/>
          <w:kern w:val="0"/>
          <w:sz w:val="24"/>
          <w:szCs w:val="24"/>
        </w:rPr>
        <w:t>反复进行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次实验，得到任务收益值和收益率。</w:t>
      </w:r>
      <w:r w:rsidR="002D4670">
        <w:rPr>
          <w:rFonts w:ascii="Times New Roman" w:eastAsia="宋体" w:hAnsi="Times New Roman" w:cs="Times New Roman" w:hint="eastAsia"/>
          <w:kern w:val="0"/>
          <w:sz w:val="24"/>
          <w:szCs w:val="24"/>
        </w:rPr>
        <w:t>具体如下表</w:t>
      </w:r>
      <w:r w:rsidR="00472B55">
        <w:rPr>
          <w:rFonts w:ascii="Times New Roman" w:eastAsia="宋体" w:hAnsi="Times New Roman" w:cs="Times New Roman"/>
          <w:kern w:val="0"/>
          <w:sz w:val="24"/>
          <w:szCs w:val="24"/>
        </w:rPr>
        <w:t>2</w:t>
      </w:r>
      <w:r w:rsidR="002D4670">
        <w:rPr>
          <w:rFonts w:ascii="Times New Roman" w:eastAsia="宋体" w:hAnsi="Times New Roman" w:cs="Times New Roman" w:hint="eastAsia"/>
          <w:kern w:val="0"/>
          <w:sz w:val="24"/>
          <w:szCs w:val="24"/>
        </w:rPr>
        <w:t>所示。</w:t>
      </w:r>
    </w:p>
    <w:p w14:paraId="373C0FE9" w14:textId="77777777" w:rsidR="00AD1253" w:rsidRPr="00437D04" w:rsidRDefault="002D4670" w:rsidP="009F29A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表</w:t>
      </w:r>
      <w:r w:rsidR="00472B55" w:rsidRPr="00437D04">
        <w:rPr>
          <w:rFonts w:ascii="Times New Roman" w:eastAsia="宋体" w:hAnsi="Times New Roman" w:cs="Times New Roman"/>
          <w:kern w:val="0"/>
          <w:szCs w:val="21"/>
        </w:rPr>
        <w:t>2</w:t>
      </w:r>
      <w:r w:rsidRPr="00437D04">
        <w:rPr>
          <w:rFonts w:ascii="Times New Roman" w:eastAsia="宋体" w:hAnsi="Times New Roman" w:cs="Times New Roman"/>
          <w:kern w:val="0"/>
          <w:szCs w:val="21"/>
        </w:rPr>
        <w:t xml:space="preserve"> </w:t>
      </w:r>
      <w:r w:rsidR="00250098" w:rsidRPr="00437D04">
        <w:rPr>
          <w:rFonts w:ascii="Times New Roman" w:eastAsia="宋体" w:hAnsi="Times New Roman" w:cs="Times New Roman" w:hint="eastAsia"/>
          <w:kern w:val="0"/>
          <w:szCs w:val="21"/>
        </w:rPr>
        <w:t>各任务分配</w:t>
      </w:r>
      <w:r w:rsidRPr="00437D04">
        <w:rPr>
          <w:rFonts w:ascii="Times New Roman" w:eastAsia="宋体" w:hAnsi="Times New Roman" w:cs="Times New Roman" w:hint="eastAsia"/>
          <w:kern w:val="0"/>
          <w:szCs w:val="21"/>
        </w:rPr>
        <w:t>算法</w:t>
      </w:r>
      <w:r w:rsidR="00B13253" w:rsidRPr="00437D04">
        <w:rPr>
          <w:rFonts w:ascii="Times New Roman" w:eastAsia="宋体" w:hAnsi="Times New Roman" w:cs="Times New Roman" w:hint="eastAsia"/>
          <w:kern w:val="0"/>
          <w:szCs w:val="21"/>
        </w:rPr>
        <w:t>对各</w:t>
      </w:r>
      <w:r w:rsidR="00250098" w:rsidRPr="00437D04">
        <w:rPr>
          <w:rFonts w:ascii="Times New Roman" w:eastAsia="宋体" w:hAnsi="Times New Roman" w:cs="Times New Roman" w:hint="eastAsia"/>
          <w:kern w:val="0"/>
          <w:szCs w:val="21"/>
        </w:rPr>
        <w:t>案例的求解结果</w:t>
      </w:r>
    </w:p>
    <w:p w14:paraId="163B33AA" w14:textId="77777777" w:rsidR="00BF25B3" w:rsidRPr="00437D04" w:rsidRDefault="00472B55" w:rsidP="00BF25B3">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Tab</w:t>
      </w:r>
      <w:r w:rsidRPr="00437D04">
        <w:rPr>
          <w:rFonts w:ascii="Times New Roman" w:eastAsia="宋体" w:hAnsi="Times New Roman" w:cs="Times New Roman"/>
          <w:kern w:val="0"/>
          <w:szCs w:val="21"/>
        </w:rPr>
        <w:t>le 2 Results of all tasks assignment algorithm solving each case</w:t>
      </w:r>
    </w:p>
    <w:tbl>
      <w:tblPr>
        <w:tblStyle w:val="TableGrid"/>
        <w:tblW w:w="0" w:type="auto"/>
        <w:tblInd w:w="0" w:type="dxa"/>
        <w:tblLayout w:type="fixed"/>
        <w:tblLook w:val="04A0" w:firstRow="1" w:lastRow="0" w:firstColumn="1" w:lastColumn="0" w:noHBand="0" w:noVBand="1"/>
      </w:tblPr>
      <w:tblGrid>
        <w:gridCol w:w="625"/>
        <w:gridCol w:w="636"/>
        <w:gridCol w:w="919"/>
        <w:gridCol w:w="864"/>
        <w:gridCol w:w="899"/>
        <w:gridCol w:w="864"/>
        <w:gridCol w:w="899"/>
        <w:gridCol w:w="864"/>
        <w:gridCol w:w="862"/>
        <w:gridCol w:w="864"/>
      </w:tblGrid>
      <w:tr w:rsidR="00844587" w14:paraId="029A0E06" w14:textId="77777777" w:rsidTr="00F15B11">
        <w:tc>
          <w:tcPr>
            <w:tcW w:w="625" w:type="dxa"/>
            <w:vMerge w:val="restart"/>
            <w:tcBorders>
              <w:top w:val="single" w:sz="12" w:space="0" w:color="auto"/>
              <w:left w:val="nil"/>
              <w:right w:val="nil"/>
            </w:tcBorders>
            <w:vAlign w:val="center"/>
          </w:tcPr>
          <w:p w14:paraId="7839C850"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Case</w:t>
            </w:r>
          </w:p>
        </w:tc>
        <w:tc>
          <w:tcPr>
            <w:tcW w:w="636" w:type="dxa"/>
            <w:vMerge w:val="restart"/>
            <w:tcBorders>
              <w:top w:val="single" w:sz="12" w:space="0" w:color="auto"/>
              <w:left w:val="nil"/>
              <w:right w:val="nil"/>
            </w:tcBorders>
            <w:vAlign w:val="center"/>
          </w:tcPr>
          <w:p w14:paraId="5BC690CF"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任务规模</w:t>
            </w:r>
          </w:p>
        </w:tc>
        <w:tc>
          <w:tcPr>
            <w:tcW w:w="1783" w:type="dxa"/>
            <w:gridSpan w:val="2"/>
            <w:tcBorders>
              <w:top w:val="single" w:sz="12" w:space="0" w:color="auto"/>
              <w:left w:val="nil"/>
              <w:right w:val="nil"/>
            </w:tcBorders>
            <w:vAlign w:val="center"/>
          </w:tcPr>
          <w:p w14:paraId="6BAE36D4"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HWFA</w:t>
            </w:r>
          </w:p>
        </w:tc>
        <w:tc>
          <w:tcPr>
            <w:tcW w:w="1763" w:type="dxa"/>
            <w:gridSpan w:val="2"/>
            <w:tcBorders>
              <w:top w:val="single" w:sz="12" w:space="0" w:color="auto"/>
              <w:left w:val="nil"/>
              <w:right w:val="nil"/>
            </w:tcBorders>
            <w:vAlign w:val="center"/>
          </w:tcPr>
          <w:p w14:paraId="157A56DC"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TTAA</w:t>
            </w:r>
          </w:p>
        </w:tc>
        <w:tc>
          <w:tcPr>
            <w:tcW w:w="1763" w:type="dxa"/>
            <w:gridSpan w:val="2"/>
            <w:tcBorders>
              <w:top w:val="single" w:sz="12" w:space="0" w:color="auto"/>
              <w:left w:val="nil"/>
              <w:right w:val="nil"/>
            </w:tcBorders>
            <w:vAlign w:val="center"/>
          </w:tcPr>
          <w:p w14:paraId="1162E282"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TAA-RP</w:t>
            </w:r>
          </w:p>
        </w:tc>
        <w:tc>
          <w:tcPr>
            <w:tcW w:w="1726" w:type="dxa"/>
            <w:gridSpan w:val="2"/>
            <w:tcBorders>
              <w:top w:val="single" w:sz="12" w:space="0" w:color="auto"/>
              <w:left w:val="nil"/>
              <w:right w:val="nil"/>
            </w:tcBorders>
            <w:vAlign w:val="center"/>
          </w:tcPr>
          <w:p w14:paraId="19984BA1" w14:textId="77777777"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TTAA-TL</w:t>
            </w:r>
          </w:p>
        </w:tc>
      </w:tr>
      <w:tr w:rsidR="00844587" w14:paraId="0DFE930C" w14:textId="77777777" w:rsidTr="00F15B11">
        <w:tc>
          <w:tcPr>
            <w:tcW w:w="625" w:type="dxa"/>
            <w:vMerge/>
            <w:tcBorders>
              <w:left w:val="nil"/>
              <w:bottom w:val="single" w:sz="4" w:space="0" w:color="auto"/>
              <w:right w:val="nil"/>
            </w:tcBorders>
            <w:vAlign w:val="center"/>
          </w:tcPr>
          <w:p w14:paraId="6B18A7EF" w14:textId="77777777" w:rsidR="002D4670" w:rsidRPr="002B0A14" w:rsidRDefault="002D4670" w:rsidP="002B0A14">
            <w:pPr>
              <w:widowControl/>
              <w:snapToGrid w:val="0"/>
              <w:jc w:val="center"/>
              <w:rPr>
                <w:rFonts w:ascii="Times New Roman" w:hAnsi="Times New Roman"/>
                <w:kern w:val="0"/>
                <w:szCs w:val="21"/>
              </w:rPr>
            </w:pPr>
          </w:p>
        </w:tc>
        <w:tc>
          <w:tcPr>
            <w:tcW w:w="636" w:type="dxa"/>
            <w:vMerge/>
            <w:tcBorders>
              <w:left w:val="nil"/>
              <w:bottom w:val="single" w:sz="4" w:space="0" w:color="auto"/>
              <w:right w:val="nil"/>
            </w:tcBorders>
            <w:vAlign w:val="center"/>
          </w:tcPr>
          <w:p w14:paraId="2BEF7F07" w14:textId="77777777" w:rsidR="002D4670" w:rsidRPr="002B0A14" w:rsidRDefault="002D4670" w:rsidP="002B0A14">
            <w:pPr>
              <w:widowControl/>
              <w:snapToGrid w:val="0"/>
              <w:jc w:val="center"/>
              <w:rPr>
                <w:rFonts w:ascii="Times New Roman" w:hAnsi="Times New Roman"/>
                <w:kern w:val="0"/>
                <w:szCs w:val="21"/>
              </w:rPr>
            </w:pPr>
          </w:p>
        </w:tc>
        <w:tc>
          <w:tcPr>
            <w:tcW w:w="919" w:type="dxa"/>
            <w:tcBorders>
              <w:left w:val="nil"/>
              <w:bottom w:val="single" w:sz="4" w:space="0" w:color="auto"/>
              <w:right w:val="nil"/>
            </w:tcBorders>
            <w:vAlign w:val="center"/>
          </w:tcPr>
          <w:p w14:paraId="1DE8FC0C" w14:textId="77777777"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14:paraId="0E1A1D4C" w14:textId="77777777"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收益率</w:t>
            </w:r>
          </w:p>
        </w:tc>
        <w:tc>
          <w:tcPr>
            <w:tcW w:w="899" w:type="dxa"/>
            <w:tcBorders>
              <w:left w:val="nil"/>
              <w:bottom w:val="single" w:sz="4" w:space="0" w:color="auto"/>
              <w:right w:val="nil"/>
            </w:tcBorders>
            <w:vAlign w:val="center"/>
          </w:tcPr>
          <w:p w14:paraId="1AE2A449" w14:textId="77777777"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14:paraId="03C5366D" w14:textId="77777777"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c>
          <w:tcPr>
            <w:tcW w:w="899" w:type="dxa"/>
            <w:tcBorders>
              <w:left w:val="nil"/>
              <w:bottom w:val="single" w:sz="4" w:space="0" w:color="auto"/>
              <w:right w:val="nil"/>
            </w:tcBorders>
            <w:vAlign w:val="center"/>
          </w:tcPr>
          <w:p w14:paraId="3FC5A606" w14:textId="77777777"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14:paraId="1C7F1763" w14:textId="77777777"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c>
          <w:tcPr>
            <w:tcW w:w="862" w:type="dxa"/>
            <w:tcBorders>
              <w:left w:val="nil"/>
              <w:bottom w:val="single" w:sz="4" w:space="0" w:color="auto"/>
              <w:right w:val="nil"/>
            </w:tcBorders>
            <w:vAlign w:val="center"/>
          </w:tcPr>
          <w:p w14:paraId="52B0F752" w14:textId="77777777"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14:paraId="6A0CF421" w14:textId="77777777"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r>
      <w:tr w:rsidR="00844587" w14:paraId="512109C6" w14:textId="77777777" w:rsidTr="00F15B11">
        <w:tc>
          <w:tcPr>
            <w:tcW w:w="625" w:type="dxa"/>
            <w:tcBorders>
              <w:left w:val="nil"/>
              <w:bottom w:val="nil"/>
              <w:right w:val="nil"/>
            </w:tcBorders>
            <w:vAlign w:val="center"/>
          </w:tcPr>
          <w:p w14:paraId="7A5BECE7"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C1</w:t>
            </w:r>
          </w:p>
        </w:tc>
        <w:tc>
          <w:tcPr>
            <w:tcW w:w="636" w:type="dxa"/>
            <w:tcBorders>
              <w:left w:val="nil"/>
              <w:bottom w:val="nil"/>
              <w:right w:val="nil"/>
            </w:tcBorders>
            <w:vAlign w:val="center"/>
          </w:tcPr>
          <w:p w14:paraId="339C46F1"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200</w:t>
            </w:r>
          </w:p>
        </w:tc>
        <w:tc>
          <w:tcPr>
            <w:tcW w:w="919" w:type="dxa"/>
            <w:tcBorders>
              <w:left w:val="nil"/>
              <w:bottom w:val="nil"/>
              <w:right w:val="nil"/>
            </w:tcBorders>
            <w:vAlign w:val="center"/>
          </w:tcPr>
          <w:p w14:paraId="0D5A4A1F"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80.60</w:t>
            </w:r>
          </w:p>
        </w:tc>
        <w:tc>
          <w:tcPr>
            <w:tcW w:w="864" w:type="dxa"/>
            <w:tcBorders>
              <w:left w:val="nil"/>
              <w:bottom w:val="nil"/>
              <w:right w:val="nil"/>
            </w:tcBorders>
            <w:vAlign w:val="center"/>
          </w:tcPr>
          <w:p w14:paraId="5BDA2E13"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6.51</w:t>
            </w:r>
            <w:r>
              <w:rPr>
                <w:rFonts w:ascii="Times New Roman" w:hAnsi="Times New Roman" w:hint="eastAsia"/>
                <w:kern w:val="0"/>
                <w:szCs w:val="21"/>
              </w:rPr>
              <w:t>%</w:t>
            </w:r>
          </w:p>
        </w:tc>
        <w:tc>
          <w:tcPr>
            <w:tcW w:w="899" w:type="dxa"/>
            <w:tcBorders>
              <w:left w:val="nil"/>
              <w:bottom w:val="nil"/>
              <w:right w:val="nil"/>
            </w:tcBorders>
            <w:vAlign w:val="center"/>
          </w:tcPr>
          <w:p w14:paraId="5C266C30"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97.40</w:t>
            </w:r>
          </w:p>
        </w:tc>
        <w:tc>
          <w:tcPr>
            <w:tcW w:w="864" w:type="dxa"/>
            <w:tcBorders>
              <w:left w:val="nil"/>
              <w:bottom w:val="nil"/>
              <w:right w:val="nil"/>
            </w:tcBorders>
            <w:vAlign w:val="center"/>
          </w:tcPr>
          <w:p w14:paraId="49114CBF"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6.67%</w:t>
            </w:r>
          </w:p>
        </w:tc>
        <w:tc>
          <w:tcPr>
            <w:tcW w:w="899" w:type="dxa"/>
            <w:tcBorders>
              <w:left w:val="nil"/>
              <w:bottom w:val="nil"/>
              <w:right w:val="nil"/>
            </w:tcBorders>
            <w:vAlign w:val="center"/>
          </w:tcPr>
          <w:p w14:paraId="37BA1706"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73.40</w:t>
            </w:r>
          </w:p>
        </w:tc>
        <w:tc>
          <w:tcPr>
            <w:tcW w:w="864" w:type="dxa"/>
            <w:tcBorders>
              <w:left w:val="nil"/>
              <w:bottom w:val="nil"/>
              <w:right w:val="nil"/>
            </w:tcBorders>
            <w:vAlign w:val="center"/>
          </w:tcPr>
          <w:p w14:paraId="791220A3"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4.57%</w:t>
            </w:r>
          </w:p>
        </w:tc>
        <w:tc>
          <w:tcPr>
            <w:tcW w:w="862" w:type="dxa"/>
            <w:tcBorders>
              <w:left w:val="nil"/>
              <w:bottom w:val="nil"/>
              <w:right w:val="nil"/>
            </w:tcBorders>
            <w:vAlign w:val="center"/>
          </w:tcPr>
          <w:p w14:paraId="477AF6CA"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kern w:val="0"/>
                <w:szCs w:val="21"/>
              </w:rPr>
              <w:t>1043.4</w:t>
            </w:r>
          </w:p>
        </w:tc>
        <w:tc>
          <w:tcPr>
            <w:tcW w:w="864" w:type="dxa"/>
            <w:tcBorders>
              <w:left w:val="nil"/>
              <w:bottom w:val="nil"/>
              <w:right w:val="nil"/>
            </w:tcBorders>
            <w:vAlign w:val="center"/>
          </w:tcPr>
          <w:p w14:paraId="535A7AAC"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0.65%</w:t>
            </w:r>
          </w:p>
        </w:tc>
      </w:tr>
      <w:tr w:rsidR="00844587" w14:paraId="1E17F70C" w14:textId="77777777" w:rsidTr="00F15B11">
        <w:tc>
          <w:tcPr>
            <w:tcW w:w="625" w:type="dxa"/>
            <w:tcBorders>
              <w:top w:val="nil"/>
              <w:left w:val="nil"/>
              <w:bottom w:val="nil"/>
              <w:right w:val="nil"/>
            </w:tcBorders>
            <w:vAlign w:val="center"/>
          </w:tcPr>
          <w:p w14:paraId="7B80E358"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C2</w:t>
            </w:r>
          </w:p>
        </w:tc>
        <w:tc>
          <w:tcPr>
            <w:tcW w:w="636" w:type="dxa"/>
            <w:tcBorders>
              <w:top w:val="nil"/>
              <w:left w:val="nil"/>
              <w:bottom w:val="nil"/>
              <w:right w:val="nil"/>
            </w:tcBorders>
            <w:vAlign w:val="center"/>
          </w:tcPr>
          <w:p w14:paraId="1A9E8ED2"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400</w:t>
            </w:r>
          </w:p>
        </w:tc>
        <w:tc>
          <w:tcPr>
            <w:tcW w:w="919" w:type="dxa"/>
            <w:tcBorders>
              <w:top w:val="nil"/>
              <w:left w:val="nil"/>
              <w:bottom w:val="nil"/>
              <w:right w:val="nil"/>
            </w:tcBorders>
            <w:vAlign w:val="center"/>
          </w:tcPr>
          <w:p w14:paraId="4FD9DED6"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151.40</w:t>
            </w:r>
          </w:p>
        </w:tc>
        <w:tc>
          <w:tcPr>
            <w:tcW w:w="864" w:type="dxa"/>
            <w:tcBorders>
              <w:top w:val="nil"/>
              <w:left w:val="nil"/>
              <w:bottom w:val="nil"/>
              <w:right w:val="nil"/>
            </w:tcBorders>
            <w:vAlign w:val="center"/>
          </w:tcPr>
          <w:p w14:paraId="74469BB2"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1.47</w:t>
            </w:r>
            <w:r>
              <w:rPr>
                <w:rFonts w:ascii="Times New Roman" w:hAnsi="Times New Roman" w:hint="eastAsia"/>
                <w:kern w:val="0"/>
                <w:szCs w:val="21"/>
              </w:rPr>
              <w:t>%</w:t>
            </w:r>
          </w:p>
        </w:tc>
        <w:tc>
          <w:tcPr>
            <w:tcW w:w="899" w:type="dxa"/>
            <w:tcBorders>
              <w:top w:val="nil"/>
              <w:left w:val="nil"/>
              <w:bottom w:val="nil"/>
              <w:right w:val="nil"/>
            </w:tcBorders>
            <w:vAlign w:val="center"/>
          </w:tcPr>
          <w:p w14:paraId="53CFE157"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321.63</w:t>
            </w:r>
          </w:p>
        </w:tc>
        <w:tc>
          <w:tcPr>
            <w:tcW w:w="864" w:type="dxa"/>
            <w:tcBorders>
              <w:top w:val="nil"/>
              <w:left w:val="nil"/>
              <w:bottom w:val="nil"/>
              <w:right w:val="nil"/>
            </w:tcBorders>
            <w:vAlign w:val="center"/>
          </w:tcPr>
          <w:p w14:paraId="6904B32D"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kern w:val="0"/>
                <w:szCs w:val="21"/>
              </w:rPr>
              <w:t>59.08%</w:t>
            </w:r>
          </w:p>
        </w:tc>
        <w:tc>
          <w:tcPr>
            <w:tcW w:w="899" w:type="dxa"/>
            <w:tcBorders>
              <w:top w:val="nil"/>
              <w:left w:val="nil"/>
              <w:bottom w:val="nil"/>
              <w:right w:val="nil"/>
            </w:tcBorders>
            <w:vAlign w:val="center"/>
          </w:tcPr>
          <w:p w14:paraId="745AA6C0"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274.10</w:t>
            </w:r>
          </w:p>
        </w:tc>
        <w:tc>
          <w:tcPr>
            <w:tcW w:w="864" w:type="dxa"/>
            <w:tcBorders>
              <w:top w:val="nil"/>
              <w:left w:val="nil"/>
              <w:bottom w:val="nil"/>
              <w:right w:val="nil"/>
            </w:tcBorders>
            <w:vAlign w:val="center"/>
          </w:tcPr>
          <w:p w14:paraId="54BC190C"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6.96%</w:t>
            </w:r>
          </w:p>
        </w:tc>
        <w:tc>
          <w:tcPr>
            <w:tcW w:w="862" w:type="dxa"/>
            <w:tcBorders>
              <w:top w:val="nil"/>
              <w:left w:val="nil"/>
              <w:bottom w:val="nil"/>
              <w:right w:val="nil"/>
            </w:tcBorders>
            <w:vAlign w:val="center"/>
          </w:tcPr>
          <w:p w14:paraId="4F19C098"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368.5</w:t>
            </w:r>
          </w:p>
        </w:tc>
        <w:tc>
          <w:tcPr>
            <w:tcW w:w="864" w:type="dxa"/>
            <w:tcBorders>
              <w:top w:val="nil"/>
              <w:left w:val="nil"/>
              <w:bottom w:val="nil"/>
              <w:right w:val="nil"/>
            </w:tcBorders>
            <w:vAlign w:val="center"/>
          </w:tcPr>
          <w:p w14:paraId="29FE5BE4"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1.18%</w:t>
            </w:r>
          </w:p>
        </w:tc>
      </w:tr>
      <w:tr w:rsidR="00844587" w14:paraId="5256DF2A" w14:textId="77777777" w:rsidTr="00F15B11">
        <w:tc>
          <w:tcPr>
            <w:tcW w:w="625" w:type="dxa"/>
            <w:tcBorders>
              <w:top w:val="nil"/>
              <w:left w:val="nil"/>
              <w:bottom w:val="nil"/>
              <w:right w:val="nil"/>
            </w:tcBorders>
            <w:vAlign w:val="center"/>
          </w:tcPr>
          <w:p w14:paraId="186D4A33"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C3</w:t>
            </w:r>
          </w:p>
        </w:tc>
        <w:tc>
          <w:tcPr>
            <w:tcW w:w="636" w:type="dxa"/>
            <w:tcBorders>
              <w:top w:val="nil"/>
              <w:left w:val="nil"/>
              <w:bottom w:val="nil"/>
              <w:right w:val="nil"/>
            </w:tcBorders>
            <w:vAlign w:val="center"/>
          </w:tcPr>
          <w:p w14:paraId="33C43AE7"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600</w:t>
            </w:r>
          </w:p>
        </w:tc>
        <w:tc>
          <w:tcPr>
            <w:tcW w:w="919" w:type="dxa"/>
            <w:tcBorders>
              <w:top w:val="nil"/>
              <w:left w:val="nil"/>
              <w:bottom w:val="nil"/>
              <w:right w:val="nil"/>
            </w:tcBorders>
            <w:vAlign w:val="center"/>
          </w:tcPr>
          <w:p w14:paraId="0A14887D"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317.50</w:t>
            </w:r>
          </w:p>
        </w:tc>
        <w:tc>
          <w:tcPr>
            <w:tcW w:w="864" w:type="dxa"/>
            <w:tcBorders>
              <w:top w:val="nil"/>
              <w:left w:val="nil"/>
              <w:bottom w:val="nil"/>
              <w:right w:val="nil"/>
            </w:tcBorders>
            <w:vAlign w:val="center"/>
          </w:tcPr>
          <w:p w14:paraId="50C4CB59"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9.61</w:t>
            </w:r>
            <w:r>
              <w:rPr>
                <w:rFonts w:ascii="Times New Roman" w:hAnsi="Times New Roman" w:hint="eastAsia"/>
                <w:kern w:val="0"/>
                <w:szCs w:val="21"/>
              </w:rPr>
              <w:t>%</w:t>
            </w:r>
          </w:p>
        </w:tc>
        <w:tc>
          <w:tcPr>
            <w:tcW w:w="899" w:type="dxa"/>
            <w:tcBorders>
              <w:top w:val="nil"/>
              <w:left w:val="nil"/>
              <w:bottom w:val="nil"/>
              <w:right w:val="nil"/>
            </w:tcBorders>
            <w:vAlign w:val="center"/>
          </w:tcPr>
          <w:p w14:paraId="28B9E80E"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463.40</w:t>
            </w:r>
          </w:p>
        </w:tc>
        <w:tc>
          <w:tcPr>
            <w:tcW w:w="864" w:type="dxa"/>
            <w:tcBorders>
              <w:top w:val="nil"/>
              <w:left w:val="nil"/>
              <w:bottom w:val="nil"/>
              <w:right w:val="nil"/>
            </w:tcBorders>
            <w:vAlign w:val="center"/>
          </w:tcPr>
          <w:p w14:paraId="7F0828F0"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4.00%</w:t>
            </w:r>
          </w:p>
        </w:tc>
        <w:tc>
          <w:tcPr>
            <w:tcW w:w="899" w:type="dxa"/>
            <w:tcBorders>
              <w:top w:val="nil"/>
              <w:left w:val="nil"/>
              <w:bottom w:val="nil"/>
              <w:right w:val="nil"/>
            </w:tcBorders>
            <w:vAlign w:val="center"/>
          </w:tcPr>
          <w:p w14:paraId="771786CE"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392.50</w:t>
            </w:r>
          </w:p>
        </w:tc>
        <w:tc>
          <w:tcPr>
            <w:tcW w:w="864" w:type="dxa"/>
            <w:tcBorders>
              <w:top w:val="nil"/>
              <w:left w:val="nil"/>
              <w:bottom w:val="nil"/>
              <w:right w:val="nil"/>
            </w:tcBorders>
            <w:vAlign w:val="center"/>
          </w:tcPr>
          <w:p w14:paraId="5C9B8458"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1.87%</w:t>
            </w:r>
          </w:p>
        </w:tc>
        <w:tc>
          <w:tcPr>
            <w:tcW w:w="862" w:type="dxa"/>
            <w:tcBorders>
              <w:top w:val="nil"/>
              <w:left w:val="nil"/>
              <w:bottom w:val="nil"/>
              <w:right w:val="nil"/>
            </w:tcBorders>
            <w:vAlign w:val="center"/>
          </w:tcPr>
          <w:p w14:paraId="55311961"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kern w:val="0"/>
                <w:szCs w:val="21"/>
              </w:rPr>
              <w:t>1579.8</w:t>
            </w:r>
          </w:p>
        </w:tc>
        <w:tc>
          <w:tcPr>
            <w:tcW w:w="864" w:type="dxa"/>
            <w:tcBorders>
              <w:top w:val="nil"/>
              <w:left w:val="nil"/>
              <w:bottom w:val="nil"/>
              <w:right w:val="nil"/>
            </w:tcBorders>
            <w:vAlign w:val="center"/>
          </w:tcPr>
          <w:p w14:paraId="57A79047"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7.50%</w:t>
            </w:r>
          </w:p>
        </w:tc>
      </w:tr>
      <w:tr w:rsidR="00844587" w14:paraId="69B99FD9" w14:textId="77777777" w:rsidTr="00F15B11">
        <w:tc>
          <w:tcPr>
            <w:tcW w:w="625" w:type="dxa"/>
            <w:tcBorders>
              <w:top w:val="nil"/>
              <w:left w:val="nil"/>
              <w:bottom w:val="nil"/>
              <w:right w:val="nil"/>
            </w:tcBorders>
            <w:vAlign w:val="center"/>
          </w:tcPr>
          <w:p w14:paraId="69BC3342"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C4</w:t>
            </w:r>
          </w:p>
        </w:tc>
        <w:tc>
          <w:tcPr>
            <w:tcW w:w="636" w:type="dxa"/>
            <w:tcBorders>
              <w:top w:val="nil"/>
              <w:left w:val="nil"/>
              <w:bottom w:val="nil"/>
              <w:right w:val="nil"/>
            </w:tcBorders>
            <w:vAlign w:val="center"/>
          </w:tcPr>
          <w:p w14:paraId="7407657B" w14:textId="77777777"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800</w:t>
            </w:r>
          </w:p>
        </w:tc>
        <w:tc>
          <w:tcPr>
            <w:tcW w:w="919" w:type="dxa"/>
            <w:tcBorders>
              <w:top w:val="nil"/>
              <w:left w:val="nil"/>
              <w:bottom w:val="nil"/>
              <w:right w:val="nil"/>
            </w:tcBorders>
            <w:vAlign w:val="center"/>
          </w:tcPr>
          <w:p w14:paraId="5ACD1F36"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468.70</w:t>
            </w:r>
          </w:p>
        </w:tc>
        <w:tc>
          <w:tcPr>
            <w:tcW w:w="864" w:type="dxa"/>
            <w:tcBorders>
              <w:top w:val="nil"/>
              <w:left w:val="nil"/>
              <w:bottom w:val="nil"/>
              <w:right w:val="nil"/>
            </w:tcBorders>
            <w:vAlign w:val="center"/>
          </w:tcPr>
          <w:p w14:paraId="0A333A74" w14:textId="77777777"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3.15</w:t>
            </w:r>
            <w:r>
              <w:rPr>
                <w:rFonts w:ascii="Times New Roman" w:hAnsi="Times New Roman" w:hint="eastAsia"/>
                <w:kern w:val="0"/>
                <w:szCs w:val="21"/>
              </w:rPr>
              <w:t>%</w:t>
            </w:r>
          </w:p>
        </w:tc>
        <w:tc>
          <w:tcPr>
            <w:tcW w:w="899" w:type="dxa"/>
            <w:tcBorders>
              <w:top w:val="nil"/>
              <w:left w:val="nil"/>
              <w:bottom w:val="nil"/>
              <w:right w:val="nil"/>
            </w:tcBorders>
            <w:vAlign w:val="center"/>
          </w:tcPr>
          <w:p w14:paraId="6A5633D4"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591.20</w:t>
            </w:r>
          </w:p>
        </w:tc>
        <w:tc>
          <w:tcPr>
            <w:tcW w:w="864" w:type="dxa"/>
            <w:tcBorders>
              <w:top w:val="nil"/>
              <w:left w:val="nil"/>
              <w:bottom w:val="nil"/>
              <w:right w:val="nil"/>
            </w:tcBorders>
            <w:vAlign w:val="center"/>
          </w:tcPr>
          <w:p w14:paraId="080F34FE" w14:textId="77777777"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5.91%</w:t>
            </w:r>
          </w:p>
        </w:tc>
        <w:tc>
          <w:tcPr>
            <w:tcW w:w="899" w:type="dxa"/>
            <w:tcBorders>
              <w:top w:val="nil"/>
              <w:left w:val="nil"/>
              <w:bottom w:val="nil"/>
              <w:right w:val="nil"/>
            </w:tcBorders>
            <w:vAlign w:val="center"/>
          </w:tcPr>
          <w:p w14:paraId="4A70BA1B"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448.25</w:t>
            </w:r>
          </w:p>
        </w:tc>
        <w:tc>
          <w:tcPr>
            <w:tcW w:w="864" w:type="dxa"/>
            <w:tcBorders>
              <w:top w:val="nil"/>
              <w:left w:val="nil"/>
              <w:bottom w:val="nil"/>
              <w:right w:val="nil"/>
            </w:tcBorders>
            <w:vAlign w:val="center"/>
          </w:tcPr>
          <w:p w14:paraId="61A082BC"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2.68%</w:t>
            </w:r>
          </w:p>
        </w:tc>
        <w:tc>
          <w:tcPr>
            <w:tcW w:w="862" w:type="dxa"/>
            <w:tcBorders>
              <w:top w:val="nil"/>
              <w:left w:val="nil"/>
              <w:bottom w:val="nil"/>
              <w:right w:val="nil"/>
            </w:tcBorders>
            <w:vAlign w:val="center"/>
          </w:tcPr>
          <w:p w14:paraId="65C459D6"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731.2</w:t>
            </w:r>
          </w:p>
        </w:tc>
        <w:tc>
          <w:tcPr>
            <w:tcW w:w="864" w:type="dxa"/>
            <w:tcBorders>
              <w:top w:val="nil"/>
              <w:left w:val="nil"/>
              <w:bottom w:val="nil"/>
              <w:right w:val="nil"/>
            </w:tcBorders>
            <w:vAlign w:val="center"/>
          </w:tcPr>
          <w:p w14:paraId="38B74407" w14:textId="77777777"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9.07%</w:t>
            </w:r>
          </w:p>
        </w:tc>
      </w:tr>
      <w:tr w:rsidR="00844587" w14:paraId="0DB1E7EB" w14:textId="77777777" w:rsidTr="00F15B11">
        <w:tc>
          <w:tcPr>
            <w:tcW w:w="625" w:type="dxa"/>
            <w:tcBorders>
              <w:top w:val="nil"/>
              <w:left w:val="nil"/>
              <w:bottom w:val="single" w:sz="12" w:space="0" w:color="auto"/>
              <w:right w:val="nil"/>
            </w:tcBorders>
            <w:vAlign w:val="center"/>
          </w:tcPr>
          <w:p w14:paraId="113649D6" w14:textId="77777777" w:rsidR="002D4670" w:rsidRPr="002B0A14" w:rsidRDefault="002D4670" w:rsidP="002B0A14">
            <w:pPr>
              <w:widowControl/>
              <w:snapToGrid w:val="0"/>
              <w:jc w:val="center"/>
              <w:rPr>
                <w:rFonts w:ascii="Times New Roman" w:hAnsi="Times New Roman"/>
                <w:kern w:val="0"/>
                <w:szCs w:val="21"/>
              </w:rPr>
            </w:pPr>
            <w:r w:rsidRPr="002B0A14">
              <w:rPr>
                <w:rFonts w:ascii="Times New Roman" w:hAnsi="Times New Roman"/>
                <w:kern w:val="0"/>
                <w:szCs w:val="21"/>
              </w:rPr>
              <w:t>C5</w:t>
            </w:r>
          </w:p>
        </w:tc>
        <w:tc>
          <w:tcPr>
            <w:tcW w:w="636" w:type="dxa"/>
            <w:tcBorders>
              <w:top w:val="nil"/>
              <w:left w:val="nil"/>
              <w:bottom w:val="single" w:sz="12" w:space="0" w:color="auto"/>
              <w:right w:val="nil"/>
            </w:tcBorders>
            <w:vAlign w:val="center"/>
          </w:tcPr>
          <w:p w14:paraId="6ABB4FD6" w14:textId="77777777" w:rsidR="002D4670" w:rsidRPr="002B0A14" w:rsidRDefault="002D4670" w:rsidP="002B0A14">
            <w:pPr>
              <w:widowControl/>
              <w:snapToGrid w:val="0"/>
              <w:jc w:val="center"/>
              <w:rPr>
                <w:rFonts w:ascii="Times New Roman" w:hAnsi="Times New Roman"/>
                <w:kern w:val="0"/>
                <w:szCs w:val="21"/>
              </w:rPr>
            </w:pPr>
            <w:r w:rsidRPr="002B0A14">
              <w:rPr>
                <w:rFonts w:ascii="Times New Roman" w:hAnsi="Times New Roman"/>
                <w:kern w:val="0"/>
                <w:szCs w:val="21"/>
              </w:rPr>
              <w:t>1000</w:t>
            </w:r>
          </w:p>
        </w:tc>
        <w:tc>
          <w:tcPr>
            <w:tcW w:w="919" w:type="dxa"/>
            <w:tcBorders>
              <w:top w:val="nil"/>
              <w:left w:val="nil"/>
              <w:bottom w:val="single" w:sz="12" w:space="0" w:color="auto"/>
              <w:right w:val="nil"/>
            </w:tcBorders>
            <w:vAlign w:val="center"/>
          </w:tcPr>
          <w:p w14:paraId="2EF2AE51" w14:textId="77777777" w:rsidR="002D4670" w:rsidRPr="002B0A14" w:rsidRDefault="00553F38"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505.67</w:t>
            </w:r>
          </w:p>
        </w:tc>
        <w:tc>
          <w:tcPr>
            <w:tcW w:w="864" w:type="dxa"/>
            <w:tcBorders>
              <w:top w:val="nil"/>
              <w:left w:val="nil"/>
              <w:bottom w:val="single" w:sz="12" w:space="0" w:color="auto"/>
              <w:right w:val="nil"/>
            </w:tcBorders>
            <w:vAlign w:val="center"/>
          </w:tcPr>
          <w:p w14:paraId="2F1630A5" w14:textId="77777777" w:rsidR="002D4670" w:rsidRPr="002B0A14" w:rsidRDefault="00553F38"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6.98</w:t>
            </w:r>
            <w:r>
              <w:rPr>
                <w:rFonts w:ascii="Times New Roman" w:hAnsi="Times New Roman" w:hint="eastAsia"/>
                <w:kern w:val="0"/>
                <w:szCs w:val="21"/>
              </w:rPr>
              <w:t>%</w:t>
            </w:r>
          </w:p>
        </w:tc>
        <w:tc>
          <w:tcPr>
            <w:tcW w:w="899" w:type="dxa"/>
            <w:tcBorders>
              <w:top w:val="nil"/>
              <w:left w:val="nil"/>
              <w:bottom w:val="single" w:sz="12" w:space="0" w:color="auto"/>
              <w:right w:val="nil"/>
            </w:tcBorders>
            <w:vAlign w:val="center"/>
          </w:tcPr>
          <w:p w14:paraId="0154EDE8" w14:textId="77777777" w:rsidR="002D4670" w:rsidRPr="002B0A14" w:rsidRDefault="00A57901"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637.60</w:t>
            </w:r>
          </w:p>
        </w:tc>
        <w:tc>
          <w:tcPr>
            <w:tcW w:w="864" w:type="dxa"/>
            <w:tcBorders>
              <w:top w:val="nil"/>
              <w:left w:val="nil"/>
              <w:bottom w:val="single" w:sz="12" w:space="0" w:color="auto"/>
              <w:right w:val="nil"/>
            </w:tcBorders>
            <w:vAlign w:val="center"/>
          </w:tcPr>
          <w:p w14:paraId="32378718" w14:textId="77777777" w:rsidR="002D4670" w:rsidRPr="002B0A14" w:rsidRDefault="00A57901"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9.34%</w:t>
            </w:r>
          </w:p>
        </w:tc>
        <w:tc>
          <w:tcPr>
            <w:tcW w:w="899" w:type="dxa"/>
            <w:tcBorders>
              <w:top w:val="nil"/>
              <w:left w:val="nil"/>
              <w:bottom w:val="single" w:sz="12" w:space="0" w:color="auto"/>
              <w:right w:val="nil"/>
            </w:tcBorders>
            <w:vAlign w:val="center"/>
          </w:tcPr>
          <w:p w14:paraId="174664D6" w14:textId="77777777"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570.25</w:t>
            </w:r>
          </w:p>
        </w:tc>
        <w:tc>
          <w:tcPr>
            <w:tcW w:w="864" w:type="dxa"/>
            <w:tcBorders>
              <w:top w:val="nil"/>
              <w:left w:val="nil"/>
              <w:bottom w:val="single" w:sz="12" w:space="0" w:color="auto"/>
              <w:right w:val="nil"/>
            </w:tcBorders>
            <w:vAlign w:val="center"/>
          </w:tcPr>
          <w:p w14:paraId="02971ECE" w14:textId="77777777"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8.14%</w:t>
            </w:r>
          </w:p>
        </w:tc>
        <w:tc>
          <w:tcPr>
            <w:tcW w:w="862" w:type="dxa"/>
            <w:tcBorders>
              <w:top w:val="nil"/>
              <w:left w:val="nil"/>
              <w:bottom w:val="single" w:sz="12" w:space="0" w:color="auto"/>
              <w:right w:val="nil"/>
            </w:tcBorders>
            <w:vAlign w:val="center"/>
          </w:tcPr>
          <w:p w14:paraId="7A857161" w14:textId="77777777"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770.8</w:t>
            </w:r>
          </w:p>
        </w:tc>
        <w:tc>
          <w:tcPr>
            <w:tcW w:w="864" w:type="dxa"/>
            <w:tcBorders>
              <w:top w:val="nil"/>
              <w:left w:val="nil"/>
              <w:bottom w:val="single" w:sz="12" w:space="0" w:color="auto"/>
              <w:right w:val="nil"/>
            </w:tcBorders>
            <w:vAlign w:val="center"/>
          </w:tcPr>
          <w:p w14:paraId="6C5B82B2" w14:textId="77777777"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1.73%</w:t>
            </w:r>
          </w:p>
        </w:tc>
      </w:tr>
    </w:tbl>
    <w:p w14:paraId="7D1AE295" w14:textId="77777777" w:rsidR="005A395D" w:rsidRDefault="005A395D" w:rsidP="000F6B38">
      <w:pPr>
        <w:widowControl/>
        <w:snapToGrid w:val="0"/>
        <w:spacing w:line="360" w:lineRule="auto"/>
        <w:rPr>
          <w:rFonts w:ascii="Times New Roman" w:eastAsia="宋体" w:hAnsi="Times New Roman" w:cs="Times New Roman"/>
          <w:kern w:val="0"/>
          <w:sz w:val="24"/>
          <w:szCs w:val="24"/>
        </w:rPr>
      </w:pPr>
    </w:p>
    <w:p w14:paraId="0B736186" w14:textId="77777777" w:rsidR="00DF56DE" w:rsidRDefault="00DF56DE" w:rsidP="00DF56DE">
      <w:pPr>
        <w:widowControl/>
        <w:snapToGrid w:val="0"/>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42B009A2" wp14:editId="766E7473">
            <wp:extent cx="5274310" cy="28517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不同算法的求解结果.png"/>
                    <pic:cNvPicPr/>
                  </pic:nvPicPr>
                  <pic:blipFill>
                    <a:blip r:embed="rId364">
                      <a:extLst>
                        <a:ext uri="{28A0092B-C50C-407E-A947-70E740481C1C}">
                          <a14:useLocalDpi xmlns:a14="http://schemas.microsoft.com/office/drawing/2010/main" val="0"/>
                        </a:ext>
                      </a:extLst>
                    </a:blip>
                    <a:stretch>
                      <a:fillRect/>
                    </a:stretch>
                  </pic:blipFill>
                  <pic:spPr>
                    <a:xfrm>
                      <a:off x="0" y="0"/>
                      <a:ext cx="5274310" cy="2851785"/>
                    </a:xfrm>
                    <a:prstGeom prst="rect">
                      <a:avLst/>
                    </a:prstGeom>
                  </pic:spPr>
                </pic:pic>
              </a:graphicData>
            </a:graphic>
          </wp:inline>
        </w:drawing>
      </w:r>
    </w:p>
    <w:p w14:paraId="6470FAAA" w14:textId="77777777" w:rsidR="00DF56DE" w:rsidRPr="00437D04" w:rsidRDefault="00DF56DE" w:rsidP="00B544D1">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00B544D1" w:rsidRPr="00437D04">
        <w:rPr>
          <w:rFonts w:ascii="Times New Roman" w:eastAsia="宋体" w:hAnsi="Times New Roman" w:cs="Times New Roman"/>
          <w:kern w:val="0"/>
          <w:szCs w:val="21"/>
        </w:rPr>
        <w:t>4</w:t>
      </w:r>
      <w:r w:rsidRPr="00437D04">
        <w:rPr>
          <w:rFonts w:ascii="Times New Roman" w:eastAsia="宋体" w:hAnsi="Times New Roman" w:cs="Times New Roman"/>
          <w:kern w:val="0"/>
          <w:szCs w:val="21"/>
        </w:rPr>
        <w:t xml:space="preserve"> </w:t>
      </w:r>
      <w:r w:rsidR="00B544D1" w:rsidRPr="00437D04">
        <w:rPr>
          <w:rFonts w:ascii="Times New Roman" w:eastAsia="宋体" w:hAnsi="Times New Roman" w:cs="Times New Roman" w:hint="eastAsia"/>
          <w:kern w:val="0"/>
          <w:szCs w:val="21"/>
        </w:rPr>
        <w:t>不同任务分配算法的计算结果</w:t>
      </w:r>
    </w:p>
    <w:p w14:paraId="5D4D334F" w14:textId="77777777" w:rsidR="00B544D1" w:rsidRPr="00437D04" w:rsidRDefault="00B544D1" w:rsidP="00B544D1">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F</w:t>
      </w:r>
      <w:r w:rsidRPr="00437D04">
        <w:rPr>
          <w:rFonts w:ascii="Times New Roman" w:eastAsia="宋体" w:hAnsi="Times New Roman" w:cs="Times New Roman"/>
          <w:kern w:val="0"/>
          <w:szCs w:val="21"/>
        </w:rPr>
        <w:t>ig. 4 Computational results of different task assignment algorithms</w:t>
      </w:r>
    </w:p>
    <w:p w14:paraId="75B63896" w14:textId="77777777" w:rsidR="000F6B38" w:rsidRDefault="00DF56DE" w:rsidP="00A125B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仿真实验结果表明，在求解空天资源协同任务规划问题时，</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TAA-BL</w:t>
      </w:r>
      <w:r>
        <w:rPr>
          <w:rFonts w:ascii="Times New Roman" w:eastAsia="宋体" w:hAnsi="Times New Roman" w:cs="Times New Roman" w:hint="eastAsia"/>
          <w:kern w:val="0"/>
          <w:sz w:val="24"/>
          <w:szCs w:val="24"/>
        </w:rPr>
        <w:t>总是优于</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Pr>
          <w:rFonts w:ascii="Times New Roman" w:eastAsia="宋体" w:hAnsi="Times New Roman" w:cs="Times New Roman" w:hint="eastAsia"/>
          <w:kern w:val="0"/>
          <w:sz w:val="24"/>
          <w:szCs w:val="24"/>
        </w:rPr>
        <w:t>及</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AA-RP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算法是一种贪婪算法，缺乏任务分配方案的更新机制，因此由图</w:t>
      </w:r>
      <w:r w:rsidR="00337BA6">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可以看出，在大多情况下，</w:t>
      </w:r>
      <w:r>
        <w:rPr>
          <w:rFonts w:ascii="Times New Roman" w:eastAsia="宋体" w:hAnsi="Times New Roman" w:cs="Times New Roman"/>
          <w:kern w:val="0"/>
          <w:sz w:val="24"/>
          <w:szCs w:val="24"/>
        </w:rPr>
        <w:t>HWFA</w:t>
      </w:r>
      <w:r>
        <w:rPr>
          <w:rFonts w:ascii="Times New Roman" w:eastAsia="宋体" w:hAnsi="Times New Roman" w:cs="Times New Roman" w:hint="eastAsia"/>
          <w:kern w:val="0"/>
          <w:sz w:val="24"/>
          <w:szCs w:val="24"/>
        </w:rPr>
        <w:t>算法的收益值总是最低的。在引入了任务分配方案的更新机制后，结合了禁忌列表策略的</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sidR="00337BA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L</w:t>
      </w:r>
      <w:r>
        <w:rPr>
          <w:rFonts w:ascii="Times New Roman" w:eastAsia="宋体" w:hAnsi="Times New Roman" w:cs="Times New Roman" w:hint="eastAsia"/>
          <w:kern w:val="0"/>
          <w:sz w:val="24"/>
          <w:szCs w:val="24"/>
        </w:rPr>
        <w:t>总是比没有结合禁忌列表策略的</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sidR="00337BA6">
        <w:rPr>
          <w:rFonts w:ascii="Times New Roman" w:eastAsia="宋体" w:hAnsi="Times New Roman" w:cs="Times New Roman" w:hint="eastAsia"/>
          <w:kern w:val="0"/>
          <w:sz w:val="24"/>
          <w:szCs w:val="24"/>
        </w:rPr>
        <w:t>效果要好，说明了禁忌列表策略</w:t>
      </w:r>
      <w:r>
        <w:rPr>
          <w:rFonts w:ascii="Times New Roman" w:eastAsia="宋体" w:hAnsi="Times New Roman" w:cs="Times New Roman" w:hint="eastAsia"/>
          <w:kern w:val="0"/>
          <w:sz w:val="24"/>
          <w:szCs w:val="24"/>
        </w:rPr>
        <w:t>的有效性。</w:t>
      </w:r>
      <w:r w:rsidR="00C32C2B">
        <w:rPr>
          <w:rFonts w:ascii="Times New Roman" w:eastAsia="宋体" w:hAnsi="Times New Roman" w:cs="Times New Roman" w:hint="eastAsia"/>
          <w:kern w:val="0"/>
          <w:sz w:val="24"/>
          <w:szCs w:val="24"/>
        </w:rPr>
        <w:t>T</w:t>
      </w:r>
      <w:r w:rsidR="00C32C2B">
        <w:rPr>
          <w:rFonts w:ascii="Times New Roman" w:eastAsia="宋体" w:hAnsi="Times New Roman" w:cs="Times New Roman"/>
          <w:kern w:val="0"/>
          <w:sz w:val="24"/>
          <w:szCs w:val="24"/>
        </w:rPr>
        <w:t>AA-RP</w:t>
      </w:r>
      <w:r w:rsidR="00C32C2B">
        <w:rPr>
          <w:rFonts w:ascii="Times New Roman" w:eastAsia="宋体" w:hAnsi="Times New Roman" w:cs="Times New Roman" w:hint="eastAsia"/>
          <w:kern w:val="0"/>
          <w:sz w:val="24"/>
          <w:szCs w:val="24"/>
        </w:rPr>
        <w:t>是一种基于资源优先度的任务分配算法，它认为应该将任务优先分配给资源更加稀缺的</w:t>
      </w:r>
      <w:r w:rsidR="00E9029B">
        <w:rPr>
          <w:rFonts w:ascii="Times New Roman" w:eastAsia="宋体" w:hAnsi="Times New Roman" w:cs="Times New Roman" w:hint="eastAsia"/>
          <w:kern w:val="0"/>
          <w:sz w:val="24"/>
          <w:szCs w:val="24"/>
        </w:rPr>
        <w:t>卫星去执行</w:t>
      </w:r>
      <w:r w:rsidR="00C32C2B">
        <w:rPr>
          <w:rFonts w:ascii="Times New Roman" w:eastAsia="宋体" w:hAnsi="Times New Roman" w:cs="Times New Roman" w:hint="eastAsia"/>
          <w:kern w:val="0"/>
          <w:sz w:val="24"/>
          <w:szCs w:val="24"/>
        </w:rPr>
        <w:t>，</w:t>
      </w:r>
      <w:r w:rsidR="00E9029B">
        <w:rPr>
          <w:rFonts w:ascii="Times New Roman" w:eastAsia="宋体" w:hAnsi="Times New Roman" w:cs="Times New Roman" w:hint="eastAsia"/>
          <w:kern w:val="0"/>
          <w:sz w:val="24"/>
          <w:szCs w:val="24"/>
        </w:rPr>
        <w:t>对未被执行的任务再选择灵活程度更高的</w:t>
      </w:r>
      <w:r w:rsidR="00E9029B">
        <w:rPr>
          <w:rFonts w:ascii="Times New Roman" w:eastAsia="宋体" w:hAnsi="Times New Roman" w:cs="Times New Roman" w:hint="eastAsia"/>
          <w:kern w:val="0"/>
          <w:sz w:val="24"/>
          <w:szCs w:val="24"/>
        </w:rPr>
        <w:t>U</w:t>
      </w:r>
      <w:r w:rsidR="00E9029B">
        <w:rPr>
          <w:rFonts w:ascii="Times New Roman" w:eastAsia="宋体" w:hAnsi="Times New Roman" w:cs="Times New Roman"/>
          <w:kern w:val="0"/>
          <w:sz w:val="24"/>
          <w:szCs w:val="24"/>
        </w:rPr>
        <w:t>AV</w:t>
      </w:r>
      <w:r w:rsidR="00E9029B">
        <w:rPr>
          <w:rFonts w:ascii="Times New Roman" w:eastAsia="宋体" w:hAnsi="Times New Roman" w:cs="Times New Roman" w:hint="eastAsia"/>
          <w:kern w:val="0"/>
          <w:sz w:val="24"/>
          <w:szCs w:val="24"/>
        </w:rPr>
        <w:t>去执行，这个思想可以得到较好的初始任务分配方案，在大多数情况下优于</w:t>
      </w:r>
      <w:r w:rsidR="00E9029B">
        <w:rPr>
          <w:rFonts w:ascii="Times New Roman" w:eastAsia="宋体" w:hAnsi="Times New Roman" w:cs="Times New Roman" w:hint="eastAsia"/>
          <w:kern w:val="0"/>
          <w:sz w:val="24"/>
          <w:szCs w:val="24"/>
        </w:rPr>
        <w:t>H</w:t>
      </w:r>
      <w:r w:rsidR="00E9029B">
        <w:rPr>
          <w:rFonts w:ascii="Times New Roman" w:eastAsia="宋体" w:hAnsi="Times New Roman" w:cs="Times New Roman"/>
          <w:kern w:val="0"/>
          <w:sz w:val="24"/>
          <w:szCs w:val="24"/>
        </w:rPr>
        <w:t>WFA</w:t>
      </w:r>
      <w:r w:rsidR="00E9029B">
        <w:rPr>
          <w:rFonts w:ascii="Times New Roman" w:eastAsia="宋体" w:hAnsi="Times New Roman" w:cs="Times New Roman" w:hint="eastAsia"/>
          <w:kern w:val="0"/>
          <w:sz w:val="24"/>
          <w:szCs w:val="24"/>
        </w:rPr>
        <w:t>算法得到的初始分配方案，但是在任务分配方案更新时，</w:t>
      </w:r>
      <w:r w:rsidR="00B11B24">
        <w:rPr>
          <w:rFonts w:ascii="Times New Roman" w:eastAsia="宋体" w:hAnsi="Times New Roman" w:cs="Times New Roman" w:hint="eastAsia"/>
          <w:kern w:val="0"/>
          <w:sz w:val="24"/>
          <w:szCs w:val="24"/>
        </w:rPr>
        <w:t>基于资源优先度的思想，容易使得更有利于</w:t>
      </w:r>
      <w:r w:rsidR="00B11B24">
        <w:rPr>
          <w:rFonts w:ascii="Times New Roman" w:eastAsia="宋体" w:hAnsi="Times New Roman" w:cs="Times New Roman" w:hint="eastAsia"/>
          <w:kern w:val="0"/>
          <w:sz w:val="24"/>
          <w:szCs w:val="24"/>
        </w:rPr>
        <w:t>U</w:t>
      </w:r>
      <w:r w:rsidR="00B11B24">
        <w:rPr>
          <w:rFonts w:ascii="Times New Roman" w:eastAsia="宋体" w:hAnsi="Times New Roman" w:cs="Times New Roman"/>
          <w:kern w:val="0"/>
          <w:sz w:val="24"/>
          <w:szCs w:val="24"/>
        </w:rPr>
        <w:t>AV</w:t>
      </w:r>
      <w:r w:rsidR="00B11B24">
        <w:rPr>
          <w:rFonts w:ascii="Times New Roman" w:eastAsia="宋体" w:hAnsi="Times New Roman" w:cs="Times New Roman" w:hint="eastAsia"/>
          <w:kern w:val="0"/>
          <w:sz w:val="24"/>
          <w:szCs w:val="24"/>
        </w:rPr>
        <w:t>去执行的任务却分配给了卫星去执行，导致算法过早地陷入了局部最优解</w:t>
      </w:r>
      <w:r w:rsidR="00882D51">
        <w:rPr>
          <w:rFonts w:ascii="Times New Roman" w:eastAsia="宋体" w:hAnsi="Times New Roman" w:cs="Times New Roman" w:hint="eastAsia"/>
          <w:kern w:val="0"/>
          <w:sz w:val="24"/>
          <w:szCs w:val="24"/>
        </w:rPr>
        <w:t>，因此</w:t>
      </w:r>
      <w:r w:rsidR="00882D51">
        <w:rPr>
          <w:rFonts w:ascii="Times New Roman" w:eastAsia="宋体" w:hAnsi="Times New Roman" w:cs="Times New Roman" w:hint="eastAsia"/>
          <w:kern w:val="0"/>
          <w:sz w:val="24"/>
          <w:szCs w:val="24"/>
        </w:rPr>
        <w:t>T</w:t>
      </w:r>
      <w:r w:rsidR="00882D51">
        <w:rPr>
          <w:rFonts w:ascii="Times New Roman" w:eastAsia="宋体" w:hAnsi="Times New Roman" w:cs="Times New Roman"/>
          <w:kern w:val="0"/>
          <w:sz w:val="24"/>
          <w:szCs w:val="24"/>
        </w:rPr>
        <w:t>AA-RP</w:t>
      </w:r>
      <w:r w:rsidR="00882D51">
        <w:rPr>
          <w:rFonts w:ascii="Times New Roman" w:eastAsia="宋体" w:hAnsi="Times New Roman" w:cs="Times New Roman" w:hint="eastAsia"/>
          <w:kern w:val="0"/>
          <w:sz w:val="24"/>
          <w:szCs w:val="24"/>
        </w:rPr>
        <w:t>的效果总是比</w:t>
      </w:r>
      <w:r w:rsidR="00882D51">
        <w:rPr>
          <w:rFonts w:ascii="Times New Roman" w:eastAsia="宋体" w:hAnsi="Times New Roman" w:cs="Times New Roman"/>
          <w:kern w:val="0"/>
          <w:sz w:val="24"/>
          <w:szCs w:val="24"/>
        </w:rPr>
        <w:t>TTAA</w:t>
      </w:r>
      <w:r w:rsidR="00882D51">
        <w:rPr>
          <w:rFonts w:ascii="Times New Roman" w:eastAsia="宋体" w:hAnsi="Times New Roman" w:cs="Times New Roman" w:hint="eastAsia"/>
          <w:kern w:val="0"/>
          <w:sz w:val="24"/>
          <w:szCs w:val="24"/>
        </w:rPr>
        <w:t>要差。</w:t>
      </w:r>
      <w:r w:rsidR="00FA1BE2">
        <w:rPr>
          <w:rFonts w:ascii="Times New Roman" w:eastAsia="宋体" w:hAnsi="Times New Roman" w:cs="Times New Roman" w:hint="eastAsia"/>
          <w:kern w:val="0"/>
          <w:sz w:val="24"/>
          <w:szCs w:val="24"/>
        </w:rPr>
        <w:t>从图</w:t>
      </w:r>
      <w:r w:rsidR="00337BA6">
        <w:rPr>
          <w:rFonts w:ascii="Times New Roman" w:eastAsia="宋体" w:hAnsi="Times New Roman" w:cs="Times New Roman"/>
          <w:kern w:val="0"/>
          <w:sz w:val="24"/>
          <w:szCs w:val="24"/>
        </w:rPr>
        <w:t>4</w:t>
      </w:r>
      <w:r w:rsidR="00FA1BE2">
        <w:rPr>
          <w:rFonts w:ascii="Times New Roman" w:eastAsia="宋体" w:hAnsi="Times New Roman" w:cs="Times New Roman" w:hint="eastAsia"/>
          <w:kern w:val="0"/>
          <w:sz w:val="24"/>
          <w:szCs w:val="24"/>
        </w:rPr>
        <w:t>的两幅子图中可以看出，虽然随着任务规模的扩大，任务收益值有着显著的增长，但是任务收益值的增长很明显不如任务总体收益值的增长，因此</w:t>
      </w:r>
      <w:r w:rsidR="00E26C41">
        <w:rPr>
          <w:rFonts w:ascii="Times New Roman" w:eastAsia="宋体" w:hAnsi="Times New Roman" w:cs="Times New Roman" w:hint="eastAsia"/>
          <w:kern w:val="0"/>
          <w:sz w:val="24"/>
          <w:szCs w:val="24"/>
        </w:rPr>
        <w:t>在任务规</w:t>
      </w:r>
      <w:r w:rsidR="00E26C41">
        <w:rPr>
          <w:rFonts w:ascii="Times New Roman" w:eastAsia="宋体" w:hAnsi="Times New Roman" w:cs="Times New Roman" w:hint="eastAsia"/>
          <w:kern w:val="0"/>
          <w:sz w:val="24"/>
          <w:szCs w:val="24"/>
        </w:rPr>
        <w:lastRenderedPageBreak/>
        <w:t>模扩大时，</w:t>
      </w:r>
      <w:r w:rsidR="00FA1BE2">
        <w:rPr>
          <w:rFonts w:ascii="Times New Roman" w:eastAsia="宋体" w:hAnsi="Times New Roman" w:cs="Times New Roman" w:hint="eastAsia"/>
          <w:kern w:val="0"/>
          <w:sz w:val="24"/>
          <w:szCs w:val="24"/>
        </w:rPr>
        <w:t>H</w:t>
      </w:r>
      <w:r w:rsidR="00FA1BE2">
        <w:rPr>
          <w:rFonts w:ascii="Times New Roman" w:eastAsia="宋体" w:hAnsi="Times New Roman" w:cs="Times New Roman"/>
          <w:kern w:val="0"/>
          <w:sz w:val="24"/>
          <w:szCs w:val="24"/>
        </w:rPr>
        <w:t>WFA</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TAA</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AA-RP</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TAA-BL</w:t>
      </w:r>
      <w:r w:rsidR="00E26C41">
        <w:rPr>
          <w:rFonts w:ascii="Times New Roman" w:eastAsia="宋体" w:hAnsi="Times New Roman" w:cs="Times New Roman" w:hint="eastAsia"/>
          <w:kern w:val="0"/>
          <w:sz w:val="24"/>
          <w:szCs w:val="24"/>
        </w:rPr>
        <w:t>任务收益率之间的差距也越来越小。</w:t>
      </w:r>
    </w:p>
    <w:p w14:paraId="6AA5B8FE" w14:textId="77777777" w:rsidR="00A125B1" w:rsidRDefault="00A125B1" w:rsidP="00A125B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接下来分析四种算法中效果最优的算法，</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TAA-BL</w:t>
      </w:r>
      <w:r>
        <w:rPr>
          <w:rFonts w:ascii="Times New Roman" w:eastAsia="宋体" w:hAnsi="Times New Roman" w:cs="Times New Roman" w:hint="eastAsia"/>
          <w:kern w:val="0"/>
          <w:sz w:val="24"/>
          <w:szCs w:val="24"/>
        </w:rPr>
        <w:t>求解到的最优任务规划方案</w:t>
      </w:r>
      <w:r w:rsidR="00F55C3C">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，卫星观测平台和</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观测平台的任务完成情况。</w:t>
      </w:r>
      <w:r w:rsidR="00F55C3C">
        <w:rPr>
          <w:rFonts w:ascii="Times New Roman" w:eastAsia="宋体" w:hAnsi="Times New Roman" w:cs="Times New Roman" w:hint="eastAsia"/>
          <w:kern w:val="0"/>
          <w:sz w:val="24"/>
          <w:szCs w:val="24"/>
        </w:rPr>
        <w:t>观测平台指由同类观测资源组成的系统，如卫星观测平台</w:t>
      </w:r>
      <w:r w:rsidR="00F95B95">
        <w:rPr>
          <w:rFonts w:ascii="Times New Roman" w:eastAsia="宋体" w:hAnsi="Times New Roman" w:cs="Times New Roman" w:hint="eastAsia"/>
          <w:kern w:val="0"/>
          <w:sz w:val="24"/>
          <w:szCs w:val="24"/>
        </w:rPr>
        <w:t>包括所有的卫星子规划中心。</w:t>
      </w:r>
    </w:p>
    <w:p w14:paraId="72B6D4B1" w14:textId="77777777" w:rsidR="00F95B95" w:rsidRPr="00437D04" w:rsidRDefault="00453904" w:rsidP="00237DA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表</w:t>
      </w:r>
      <w:r w:rsidR="009F29AE" w:rsidRPr="00437D04">
        <w:rPr>
          <w:rFonts w:ascii="Times New Roman" w:eastAsia="宋体" w:hAnsi="Times New Roman" w:cs="Times New Roman"/>
          <w:kern w:val="0"/>
          <w:szCs w:val="21"/>
        </w:rPr>
        <w:t>3</w:t>
      </w:r>
      <w:r w:rsidRPr="00437D04">
        <w:rPr>
          <w:rFonts w:ascii="Times New Roman" w:eastAsia="宋体" w:hAnsi="Times New Roman" w:cs="Times New Roman"/>
          <w:kern w:val="0"/>
          <w:szCs w:val="21"/>
        </w:rPr>
        <w:t xml:space="preserve">  UAV</w:t>
      </w:r>
      <w:r w:rsidRPr="00437D04">
        <w:rPr>
          <w:rFonts w:ascii="Times New Roman" w:eastAsia="宋体" w:hAnsi="Times New Roman" w:cs="Times New Roman" w:hint="eastAsia"/>
          <w:kern w:val="0"/>
          <w:szCs w:val="21"/>
        </w:rPr>
        <w:t>、卫星观测平台的任务完成情况</w:t>
      </w:r>
    </w:p>
    <w:p w14:paraId="6B0A8422" w14:textId="77777777" w:rsidR="009F29AE" w:rsidRPr="00437D04" w:rsidRDefault="009F29AE" w:rsidP="00237DA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T</w:t>
      </w:r>
      <w:r w:rsidRPr="00437D04">
        <w:rPr>
          <w:rFonts w:ascii="Times New Roman" w:eastAsia="宋体" w:hAnsi="Times New Roman" w:cs="Times New Roman"/>
          <w:kern w:val="0"/>
          <w:szCs w:val="21"/>
        </w:rPr>
        <w:t xml:space="preserve">able 3 Tasks </w:t>
      </w:r>
      <w:r w:rsidR="002B545A" w:rsidRPr="00437D04">
        <w:rPr>
          <w:rFonts w:ascii="Times New Roman" w:eastAsia="宋体" w:hAnsi="Times New Roman" w:cs="Times New Roman"/>
          <w:kern w:val="0"/>
          <w:szCs w:val="21"/>
        </w:rPr>
        <w:t>c</w:t>
      </w:r>
      <w:r w:rsidR="00237DAC" w:rsidRPr="00437D04">
        <w:rPr>
          <w:rFonts w:ascii="Times New Roman" w:eastAsia="宋体" w:hAnsi="Times New Roman" w:cs="Times New Roman"/>
          <w:kern w:val="0"/>
          <w:szCs w:val="21"/>
        </w:rPr>
        <w:t>ompletion of UAV and Satellite platform</w:t>
      </w:r>
    </w:p>
    <w:tbl>
      <w:tblPr>
        <w:tblStyle w:val="TableGrid"/>
        <w:tblW w:w="0" w:type="auto"/>
        <w:tblInd w:w="0" w:type="dxa"/>
        <w:tblLook w:val="04A0" w:firstRow="1" w:lastRow="0" w:firstColumn="1" w:lastColumn="0" w:noHBand="0" w:noVBand="1"/>
      </w:tblPr>
      <w:tblGrid>
        <w:gridCol w:w="1465"/>
        <w:gridCol w:w="1380"/>
        <w:gridCol w:w="1483"/>
        <w:gridCol w:w="1380"/>
        <w:gridCol w:w="1294"/>
        <w:gridCol w:w="1294"/>
      </w:tblGrid>
      <w:tr w:rsidR="00453904" w:rsidRPr="00453904" w14:paraId="1F1CB253" w14:textId="77777777" w:rsidTr="00F15B11">
        <w:tc>
          <w:tcPr>
            <w:tcW w:w="1465" w:type="dxa"/>
            <w:vMerge w:val="restart"/>
            <w:tcBorders>
              <w:top w:val="single" w:sz="12" w:space="0" w:color="auto"/>
              <w:left w:val="nil"/>
              <w:right w:val="nil"/>
            </w:tcBorders>
            <w:vAlign w:val="center"/>
          </w:tcPr>
          <w:p w14:paraId="0D7BF3AE"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C</w:t>
            </w:r>
            <w:r>
              <w:rPr>
                <w:rFonts w:ascii="Times New Roman" w:hAnsi="Times New Roman"/>
                <w:kern w:val="0"/>
                <w:szCs w:val="21"/>
              </w:rPr>
              <w:t>a</w:t>
            </w:r>
            <w:r>
              <w:rPr>
                <w:rFonts w:ascii="Times New Roman" w:hAnsi="Times New Roman" w:hint="eastAsia"/>
                <w:kern w:val="0"/>
                <w:szCs w:val="21"/>
              </w:rPr>
              <w:t>se</w:t>
            </w:r>
          </w:p>
        </w:tc>
        <w:tc>
          <w:tcPr>
            <w:tcW w:w="1380" w:type="dxa"/>
            <w:vMerge w:val="restart"/>
            <w:tcBorders>
              <w:top w:val="single" w:sz="12" w:space="0" w:color="auto"/>
              <w:left w:val="nil"/>
              <w:right w:val="nil"/>
            </w:tcBorders>
            <w:vAlign w:val="center"/>
          </w:tcPr>
          <w:p w14:paraId="67402044"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任务规模</w:t>
            </w:r>
          </w:p>
        </w:tc>
        <w:tc>
          <w:tcPr>
            <w:tcW w:w="2863" w:type="dxa"/>
            <w:gridSpan w:val="2"/>
            <w:tcBorders>
              <w:top w:val="single" w:sz="12" w:space="0" w:color="auto"/>
              <w:left w:val="nil"/>
              <w:right w:val="nil"/>
            </w:tcBorders>
            <w:vAlign w:val="center"/>
          </w:tcPr>
          <w:p w14:paraId="2222CA8A"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U</w:t>
            </w:r>
            <w:r>
              <w:rPr>
                <w:rFonts w:ascii="Times New Roman" w:hAnsi="Times New Roman"/>
                <w:kern w:val="0"/>
                <w:szCs w:val="21"/>
              </w:rPr>
              <w:t>AV</w:t>
            </w:r>
            <w:r>
              <w:rPr>
                <w:rFonts w:ascii="Times New Roman" w:hAnsi="Times New Roman" w:hint="eastAsia"/>
                <w:kern w:val="0"/>
                <w:szCs w:val="21"/>
              </w:rPr>
              <w:t>观测平台</w:t>
            </w:r>
          </w:p>
        </w:tc>
        <w:tc>
          <w:tcPr>
            <w:tcW w:w="2588" w:type="dxa"/>
            <w:gridSpan w:val="2"/>
            <w:tcBorders>
              <w:top w:val="single" w:sz="12" w:space="0" w:color="auto"/>
              <w:left w:val="nil"/>
              <w:right w:val="nil"/>
            </w:tcBorders>
            <w:vAlign w:val="center"/>
          </w:tcPr>
          <w:p w14:paraId="2BC0D0F3" w14:textId="77777777" w:rsid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卫星观测平台</w:t>
            </w:r>
          </w:p>
        </w:tc>
      </w:tr>
      <w:tr w:rsidR="00453904" w:rsidRPr="00453904" w14:paraId="6D25318B" w14:textId="77777777" w:rsidTr="00F84854">
        <w:tc>
          <w:tcPr>
            <w:tcW w:w="1465" w:type="dxa"/>
            <w:vMerge/>
            <w:tcBorders>
              <w:left w:val="nil"/>
              <w:bottom w:val="single" w:sz="4" w:space="0" w:color="auto"/>
              <w:right w:val="nil"/>
            </w:tcBorders>
            <w:vAlign w:val="center"/>
          </w:tcPr>
          <w:p w14:paraId="2AF1EEE6" w14:textId="77777777" w:rsidR="00453904" w:rsidRPr="00453904" w:rsidRDefault="00453904" w:rsidP="00453904">
            <w:pPr>
              <w:widowControl/>
              <w:snapToGrid w:val="0"/>
              <w:jc w:val="center"/>
              <w:rPr>
                <w:rFonts w:ascii="Times New Roman" w:hAnsi="Times New Roman"/>
                <w:kern w:val="0"/>
                <w:szCs w:val="21"/>
              </w:rPr>
            </w:pPr>
          </w:p>
        </w:tc>
        <w:tc>
          <w:tcPr>
            <w:tcW w:w="1380" w:type="dxa"/>
            <w:vMerge/>
            <w:tcBorders>
              <w:left w:val="nil"/>
              <w:bottom w:val="single" w:sz="4" w:space="0" w:color="auto"/>
              <w:right w:val="nil"/>
            </w:tcBorders>
            <w:vAlign w:val="center"/>
          </w:tcPr>
          <w:p w14:paraId="1E66B1BE" w14:textId="77777777" w:rsidR="00453904" w:rsidRPr="00453904" w:rsidRDefault="00453904" w:rsidP="00453904">
            <w:pPr>
              <w:widowControl/>
              <w:snapToGrid w:val="0"/>
              <w:jc w:val="center"/>
              <w:rPr>
                <w:rFonts w:ascii="Times New Roman" w:hAnsi="Times New Roman"/>
                <w:kern w:val="0"/>
                <w:szCs w:val="21"/>
              </w:rPr>
            </w:pPr>
          </w:p>
        </w:tc>
        <w:tc>
          <w:tcPr>
            <w:tcW w:w="1483" w:type="dxa"/>
            <w:tcBorders>
              <w:left w:val="nil"/>
              <w:bottom w:val="single" w:sz="4" w:space="0" w:color="auto"/>
              <w:right w:val="nil"/>
            </w:tcBorders>
            <w:vAlign w:val="center"/>
          </w:tcPr>
          <w:p w14:paraId="64BD84BD"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任务完成数</w:t>
            </w:r>
          </w:p>
        </w:tc>
        <w:tc>
          <w:tcPr>
            <w:tcW w:w="1380" w:type="dxa"/>
            <w:tcBorders>
              <w:left w:val="nil"/>
              <w:bottom w:val="single" w:sz="4" w:space="0" w:color="auto"/>
              <w:right w:val="nil"/>
            </w:tcBorders>
            <w:vAlign w:val="center"/>
          </w:tcPr>
          <w:p w14:paraId="559A21C6"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收益值</w:t>
            </w:r>
          </w:p>
        </w:tc>
        <w:tc>
          <w:tcPr>
            <w:tcW w:w="1294" w:type="dxa"/>
            <w:tcBorders>
              <w:left w:val="nil"/>
              <w:bottom w:val="single" w:sz="4" w:space="0" w:color="auto"/>
              <w:right w:val="nil"/>
            </w:tcBorders>
            <w:vAlign w:val="center"/>
          </w:tcPr>
          <w:p w14:paraId="150E7DFA"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任务完成数</w:t>
            </w:r>
          </w:p>
        </w:tc>
        <w:tc>
          <w:tcPr>
            <w:tcW w:w="1294" w:type="dxa"/>
            <w:tcBorders>
              <w:left w:val="nil"/>
              <w:bottom w:val="single" w:sz="4" w:space="0" w:color="auto"/>
              <w:right w:val="nil"/>
            </w:tcBorders>
            <w:vAlign w:val="center"/>
          </w:tcPr>
          <w:p w14:paraId="68039983" w14:textId="77777777"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收益值</w:t>
            </w:r>
          </w:p>
        </w:tc>
      </w:tr>
      <w:tr w:rsidR="00453904" w:rsidRPr="00453904" w14:paraId="2C1D0871" w14:textId="77777777" w:rsidTr="00F84854">
        <w:tc>
          <w:tcPr>
            <w:tcW w:w="1465" w:type="dxa"/>
            <w:tcBorders>
              <w:left w:val="nil"/>
              <w:bottom w:val="nil"/>
              <w:right w:val="nil"/>
            </w:tcBorders>
            <w:vAlign w:val="center"/>
          </w:tcPr>
          <w:p w14:paraId="46EAA478" w14:textId="77777777"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6</w:t>
            </w:r>
          </w:p>
        </w:tc>
        <w:tc>
          <w:tcPr>
            <w:tcW w:w="1380" w:type="dxa"/>
            <w:tcBorders>
              <w:left w:val="nil"/>
              <w:bottom w:val="nil"/>
              <w:right w:val="nil"/>
            </w:tcBorders>
            <w:vAlign w:val="center"/>
          </w:tcPr>
          <w:p w14:paraId="32B47CEA" w14:textId="77777777"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00</w:t>
            </w:r>
          </w:p>
        </w:tc>
        <w:tc>
          <w:tcPr>
            <w:tcW w:w="1483" w:type="dxa"/>
            <w:tcBorders>
              <w:left w:val="nil"/>
              <w:bottom w:val="nil"/>
              <w:right w:val="nil"/>
            </w:tcBorders>
            <w:vAlign w:val="center"/>
          </w:tcPr>
          <w:p w14:paraId="5128F75F"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kern w:val="0"/>
                <w:szCs w:val="21"/>
              </w:rPr>
              <w:t>104.67</w:t>
            </w:r>
          </w:p>
        </w:tc>
        <w:tc>
          <w:tcPr>
            <w:tcW w:w="1380" w:type="dxa"/>
            <w:tcBorders>
              <w:left w:val="nil"/>
              <w:bottom w:val="nil"/>
              <w:right w:val="nil"/>
            </w:tcBorders>
            <w:vAlign w:val="center"/>
          </w:tcPr>
          <w:p w14:paraId="2BA6D39A"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83.92</w:t>
            </w:r>
          </w:p>
        </w:tc>
        <w:tc>
          <w:tcPr>
            <w:tcW w:w="1294" w:type="dxa"/>
            <w:tcBorders>
              <w:left w:val="nil"/>
              <w:bottom w:val="nil"/>
              <w:right w:val="nil"/>
            </w:tcBorders>
            <w:vAlign w:val="center"/>
          </w:tcPr>
          <w:p w14:paraId="3A10777D"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2.75</w:t>
            </w:r>
          </w:p>
        </w:tc>
        <w:tc>
          <w:tcPr>
            <w:tcW w:w="1294" w:type="dxa"/>
            <w:tcBorders>
              <w:left w:val="nil"/>
              <w:bottom w:val="nil"/>
              <w:right w:val="nil"/>
            </w:tcBorders>
            <w:vAlign w:val="center"/>
          </w:tcPr>
          <w:p w14:paraId="24C4C743"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59.50</w:t>
            </w:r>
          </w:p>
        </w:tc>
      </w:tr>
      <w:tr w:rsidR="00453904" w:rsidRPr="00453904" w14:paraId="583C04EF" w14:textId="77777777" w:rsidTr="00F84854">
        <w:tc>
          <w:tcPr>
            <w:tcW w:w="1465" w:type="dxa"/>
            <w:tcBorders>
              <w:top w:val="nil"/>
              <w:left w:val="nil"/>
              <w:bottom w:val="nil"/>
              <w:right w:val="nil"/>
            </w:tcBorders>
            <w:vAlign w:val="center"/>
          </w:tcPr>
          <w:p w14:paraId="70D9AC3E" w14:textId="77777777"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7</w:t>
            </w:r>
          </w:p>
        </w:tc>
        <w:tc>
          <w:tcPr>
            <w:tcW w:w="1380" w:type="dxa"/>
            <w:tcBorders>
              <w:top w:val="nil"/>
              <w:left w:val="nil"/>
              <w:bottom w:val="nil"/>
              <w:right w:val="nil"/>
            </w:tcBorders>
            <w:vAlign w:val="center"/>
          </w:tcPr>
          <w:p w14:paraId="69B1B484" w14:textId="77777777"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00</w:t>
            </w:r>
          </w:p>
        </w:tc>
        <w:tc>
          <w:tcPr>
            <w:tcW w:w="1483" w:type="dxa"/>
            <w:tcBorders>
              <w:top w:val="nil"/>
              <w:left w:val="nil"/>
              <w:bottom w:val="nil"/>
              <w:right w:val="nil"/>
            </w:tcBorders>
            <w:vAlign w:val="center"/>
          </w:tcPr>
          <w:p w14:paraId="61671EAB"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12.13</w:t>
            </w:r>
          </w:p>
        </w:tc>
        <w:tc>
          <w:tcPr>
            <w:tcW w:w="1380" w:type="dxa"/>
            <w:tcBorders>
              <w:top w:val="nil"/>
              <w:left w:val="nil"/>
              <w:bottom w:val="nil"/>
              <w:right w:val="nil"/>
            </w:tcBorders>
            <w:vAlign w:val="center"/>
          </w:tcPr>
          <w:p w14:paraId="4C10637B"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57.13</w:t>
            </w:r>
          </w:p>
        </w:tc>
        <w:tc>
          <w:tcPr>
            <w:tcW w:w="1294" w:type="dxa"/>
            <w:tcBorders>
              <w:top w:val="nil"/>
              <w:left w:val="nil"/>
              <w:bottom w:val="nil"/>
              <w:right w:val="nil"/>
            </w:tcBorders>
            <w:vAlign w:val="center"/>
          </w:tcPr>
          <w:p w14:paraId="2BC54BF6"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5.13</w:t>
            </w:r>
          </w:p>
        </w:tc>
        <w:tc>
          <w:tcPr>
            <w:tcW w:w="1294" w:type="dxa"/>
            <w:tcBorders>
              <w:top w:val="nil"/>
              <w:left w:val="nil"/>
              <w:bottom w:val="nil"/>
              <w:right w:val="nil"/>
            </w:tcBorders>
            <w:vAlign w:val="center"/>
          </w:tcPr>
          <w:p w14:paraId="4AFFF3E2"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11.38</w:t>
            </w:r>
          </w:p>
        </w:tc>
      </w:tr>
      <w:tr w:rsidR="00453904" w:rsidRPr="00453904" w14:paraId="20EE8007" w14:textId="77777777" w:rsidTr="00F15B11">
        <w:tc>
          <w:tcPr>
            <w:tcW w:w="1465" w:type="dxa"/>
            <w:tcBorders>
              <w:top w:val="nil"/>
              <w:left w:val="nil"/>
              <w:bottom w:val="nil"/>
              <w:right w:val="nil"/>
            </w:tcBorders>
            <w:vAlign w:val="center"/>
          </w:tcPr>
          <w:p w14:paraId="11962AE1" w14:textId="77777777"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8</w:t>
            </w:r>
          </w:p>
        </w:tc>
        <w:tc>
          <w:tcPr>
            <w:tcW w:w="1380" w:type="dxa"/>
            <w:tcBorders>
              <w:top w:val="nil"/>
              <w:left w:val="nil"/>
              <w:bottom w:val="nil"/>
              <w:right w:val="nil"/>
            </w:tcBorders>
            <w:vAlign w:val="center"/>
          </w:tcPr>
          <w:p w14:paraId="48F7BC59" w14:textId="77777777"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00</w:t>
            </w:r>
          </w:p>
        </w:tc>
        <w:tc>
          <w:tcPr>
            <w:tcW w:w="1483" w:type="dxa"/>
            <w:tcBorders>
              <w:top w:val="nil"/>
              <w:left w:val="nil"/>
              <w:bottom w:val="nil"/>
              <w:right w:val="nil"/>
            </w:tcBorders>
            <w:vAlign w:val="center"/>
          </w:tcPr>
          <w:p w14:paraId="63018E87"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kern w:val="0"/>
                <w:szCs w:val="21"/>
              </w:rPr>
              <w:t>120.08</w:t>
            </w:r>
          </w:p>
        </w:tc>
        <w:tc>
          <w:tcPr>
            <w:tcW w:w="1380" w:type="dxa"/>
            <w:tcBorders>
              <w:top w:val="nil"/>
              <w:left w:val="nil"/>
              <w:bottom w:val="nil"/>
              <w:right w:val="nil"/>
            </w:tcBorders>
            <w:vAlign w:val="center"/>
          </w:tcPr>
          <w:p w14:paraId="4DC5B5F9"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8</w:t>
            </w:r>
            <w:r w:rsidR="00F24524">
              <w:rPr>
                <w:rFonts w:ascii="Times New Roman" w:hAnsi="Times New Roman"/>
                <w:kern w:val="0"/>
                <w:szCs w:val="21"/>
              </w:rPr>
              <w:t>84.89</w:t>
            </w:r>
          </w:p>
        </w:tc>
        <w:tc>
          <w:tcPr>
            <w:tcW w:w="1294" w:type="dxa"/>
            <w:tcBorders>
              <w:top w:val="nil"/>
              <w:left w:val="nil"/>
              <w:bottom w:val="nil"/>
              <w:right w:val="nil"/>
            </w:tcBorders>
            <w:vAlign w:val="center"/>
          </w:tcPr>
          <w:p w14:paraId="34E2DEA2"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3.46</w:t>
            </w:r>
          </w:p>
        </w:tc>
        <w:tc>
          <w:tcPr>
            <w:tcW w:w="1294" w:type="dxa"/>
            <w:tcBorders>
              <w:top w:val="nil"/>
              <w:left w:val="nil"/>
              <w:bottom w:val="nil"/>
              <w:right w:val="nil"/>
            </w:tcBorders>
            <w:vAlign w:val="center"/>
          </w:tcPr>
          <w:p w14:paraId="7E83CA22"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6</w:t>
            </w:r>
            <w:r w:rsidR="00F24524">
              <w:rPr>
                <w:rFonts w:ascii="Times New Roman" w:hAnsi="Times New Roman"/>
                <w:kern w:val="0"/>
                <w:szCs w:val="21"/>
              </w:rPr>
              <w:t>94.97</w:t>
            </w:r>
          </w:p>
        </w:tc>
      </w:tr>
      <w:tr w:rsidR="00453904" w:rsidRPr="00453904" w14:paraId="1F0C0B2E" w14:textId="77777777" w:rsidTr="00F84854">
        <w:tc>
          <w:tcPr>
            <w:tcW w:w="1465" w:type="dxa"/>
            <w:tcBorders>
              <w:top w:val="nil"/>
              <w:left w:val="nil"/>
              <w:bottom w:val="nil"/>
              <w:right w:val="nil"/>
            </w:tcBorders>
            <w:vAlign w:val="center"/>
          </w:tcPr>
          <w:p w14:paraId="78B241D0" w14:textId="77777777"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9</w:t>
            </w:r>
          </w:p>
        </w:tc>
        <w:tc>
          <w:tcPr>
            <w:tcW w:w="1380" w:type="dxa"/>
            <w:tcBorders>
              <w:top w:val="nil"/>
              <w:left w:val="nil"/>
              <w:bottom w:val="nil"/>
              <w:right w:val="nil"/>
            </w:tcBorders>
            <w:vAlign w:val="center"/>
          </w:tcPr>
          <w:p w14:paraId="6993CE62" w14:textId="77777777"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00</w:t>
            </w:r>
          </w:p>
        </w:tc>
        <w:tc>
          <w:tcPr>
            <w:tcW w:w="1483" w:type="dxa"/>
            <w:tcBorders>
              <w:top w:val="nil"/>
              <w:left w:val="nil"/>
              <w:bottom w:val="nil"/>
              <w:right w:val="nil"/>
            </w:tcBorders>
            <w:vAlign w:val="center"/>
          </w:tcPr>
          <w:p w14:paraId="66616F53"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28.53</w:t>
            </w:r>
          </w:p>
        </w:tc>
        <w:tc>
          <w:tcPr>
            <w:tcW w:w="1380" w:type="dxa"/>
            <w:tcBorders>
              <w:top w:val="nil"/>
              <w:left w:val="nil"/>
              <w:bottom w:val="nil"/>
              <w:right w:val="nil"/>
            </w:tcBorders>
            <w:vAlign w:val="center"/>
          </w:tcPr>
          <w:p w14:paraId="42F8A84E"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92.20</w:t>
            </w:r>
          </w:p>
        </w:tc>
        <w:tc>
          <w:tcPr>
            <w:tcW w:w="1294" w:type="dxa"/>
            <w:tcBorders>
              <w:top w:val="nil"/>
              <w:left w:val="nil"/>
              <w:bottom w:val="nil"/>
              <w:right w:val="nil"/>
            </w:tcBorders>
            <w:vAlign w:val="center"/>
          </w:tcPr>
          <w:p w14:paraId="585D9A6A"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6.07</w:t>
            </w:r>
          </w:p>
        </w:tc>
        <w:tc>
          <w:tcPr>
            <w:tcW w:w="1294" w:type="dxa"/>
            <w:tcBorders>
              <w:top w:val="nil"/>
              <w:left w:val="nil"/>
              <w:bottom w:val="nil"/>
              <w:right w:val="nil"/>
            </w:tcBorders>
            <w:vAlign w:val="center"/>
          </w:tcPr>
          <w:p w14:paraId="19F9CBCC"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39.00</w:t>
            </w:r>
          </w:p>
        </w:tc>
      </w:tr>
      <w:tr w:rsidR="00453904" w:rsidRPr="00453904" w14:paraId="39BA48F2" w14:textId="77777777" w:rsidTr="00F15B11">
        <w:tc>
          <w:tcPr>
            <w:tcW w:w="1465" w:type="dxa"/>
            <w:tcBorders>
              <w:top w:val="nil"/>
              <w:left w:val="nil"/>
              <w:bottom w:val="single" w:sz="12" w:space="0" w:color="auto"/>
              <w:right w:val="nil"/>
            </w:tcBorders>
            <w:vAlign w:val="center"/>
          </w:tcPr>
          <w:p w14:paraId="2C15B4C9" w14:textId="77777777"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1</w:t>
            </w:r>
            <w:r w:rsidR="00453904">
              <w:rPr>
                <w:rFonts w:ascii="Times New Roman" w:hAnsi="Times New Roman"/>
                <w:kern w:val="0"/>
                <w:szCs w:val="21"/>
              </w:rPr>
              <w:t>0</w:t>
            </w:r>
          </w:p>
        </w:tc>
        <w:tc>
          <w:tcPr>
            <w:tcW w:w="1380" w:type="dxa"/>
            <w:tcBorders>
              <w:top w:val="nil"/>
              <w:left w:val="nil"/>
              <w:bottom w:val="single" w:sz="12" w:space="0" w:color="auto"/>
              <w:right w:val="nil"/>
            </w:tcBorders>
            <w:vAlign w:val="center"/>
          </w:tcPr>
          <w:p w14:paraId="57C54B06" w14:textId="77777777"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000</w:t>
            </w:r>
          </w:p>
        </w:tc>
        <w:tc>
          <w:tcPr>
            <w:tcW w:w="1483" w:type="dxa"/>
            <w:tcBorders>
              <w:top w:val="nil"/>
              <w:left w:val="nil"/>
              <w:bottom w:val="single" w:sz="12" w:space="0" w:color="auto"/>
              <w:right w:val="nil"/>
            </w:tcBorders>
            <w:vAlign w:val="center"/>
          </w:tcPr>
          <w:p w14:paraId="46DC1460"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26.50</w:t>
            </w:r>
          </w:p>
        </w:tc>
        <w:tc>
          <w:tcPr>
            <w:tcW w:w="1380" w:type="dxa"/>
            <w:tcBorders>
              <w:top w:val="nil"/>
              <w:left w:val="nil"/>
              <w:bottom w:val="single" w:sz="12" w:space="0" w:color="auto"/>
              <w:right w:val="nil"/>
            </w:tcBorders>
            <w:vAlign w:val="center"/>
          </w:tcPr>
          <w:p w14:paraId="04066FA2"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011.71</w:t>
            </w:r>
          </w:p>
        </w:tc>
        <w:tc>
          <w:tcPr>
            <w:tcW w:w="1294" w:type="dxa"/>
            <w:tcBorders>
              <w:top w:val="nil"/>
              <w:left w:val="nil"/>
              <w:bottom w:val="single" w:sz="12" w:space="0" w:color="auto"/>
              <w:right w:val="nil"/>
            </w:tcBorders>
            <w:vAlign w:val="center"/>
          </w:tcPr>
          <w:p w14:paraId="05F55BA4" w14:textId="77777777"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7.64</w:t>
            </w:r>
          </w:p>
        </w:tc>
        <w:tc>
          <w:tcPr>
            <w:tcW w:w="1294" w:type="dxa"/>
            <w:tcBorders>
              <w:top w:val="nil"/>
              <w:left w:val="nil"/>
              <w:bottom w:val="single" w:sz="12" w:space="0" w:color="auto"/>
              <w:right w:val="nil"/>
            </w:tcBorders>
            <w:vAlign w:val="center"/>
          </w:tcPr>
          <w:p w14:paraId="30C9687D" w14:textId="77777777"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59.14</w:t>
            </w:r>
          </w:p>
        </w:tc>
      </w:tr>
    </w:tbl>
    <w:p w14:paraId="3A8D34F8" w14:textId="77777777" w:rsidR="00CD061D" w:rsidRDefault="00CD061D" w:rsidP="00A856F1">
      <w:pPr>
        <w:widowControl/>
        <w:snapToGrid w:val="0"/>
        <w:spacing w:line="360" w:lineRule="auto"/>
        <w:jc w:val="center"/>
        <w:rPr>
          <w:rFonts w:ascii="Times New Roman" w:eastAsia="宋体" w:hAnsi="Times New Roman" w:cs="Times New Roman"/>
          <w:kern w:val="0"/>
          <w:sz w:val="24"/>
          <w:szCs w:val="24"/>
        </w:rPr>
      </w:pPr>
    </w:p>
    <w:p w14:paraId="5635EBC1" w14:textId="77777777" w:rsidR="00A856F1" w:rsidRDefault="000F1D05" w:rsidP="00A856F1">
      <w:pPr>
        <w:widowControl/>
        <w:snapToGrid w:val="0"/>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06764F80" wp14:editId="03D48E63">
            <wp:extent cx="4460965" cy="22304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avs vs sats 完成任务情况的对比.png"/>
                    <pic:cNvPicPr/>
                  </pic:nvPicPr>
                  <pic:blipFill>
                    <a:blip r:embed="rId365">
                      <a:extLst>
                        <a:ext uri="{28A0092B-C50C-407E-A947-70E740481C1C}">
                          <a14:useLocalDpi xmlns:a14="http://schemas.microsoft.com/office/drawing/2010/main" val="0"/>
                        </a:ext>
                      </a:extLst>
                    </a:blip>
                    <a:stretch>
                      <a:fillRect/>
                    </a:stretch>
                  </pic:blipFill>
                  <pic:spPr>
                    <a:xfrm>
                      <a:off x="0" y="0"/>
                      <a:ext cx="4493010" cy="2246506"/>
                    </a:xfrm>
                    <a:prstGeom prst="rect">
                      <a:avLst/>
                    </a:prstGeom>
                  </pic:spPr>
                </pic:pic>
              </a:graphicData>
            </a:graphic>
          </wp:inline>
        </w:drawing>
      </w:r>
    </w:p>
    <w:p w14:paraId="6DA226E6" w14:textId="77777777" w:rsidR="000F1D05" w:rsidRPr="00437D04" w:rsidRDefault="000F1D05" w:rsidP="00F6577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002B545A" w:rsidRPr="00437D04">
        <w:rPr>
          <w:rFonts w:ascii="Times New Roman" w:eastAsia="宋体" w:hAnsi="Times New Roman" w:cs="Times New Roman"/>
          <w:kern w:val="0"/>
          <w:szCs w:val="21"/>
        </w:rPr>
        <w:t>5</w:t>
      </w:r>
      <w:r w:rsidRPr="00437D04">
        <w:rPr>
          <w:rFonts w:ascii="Times New Roman" w:eastAsia="宋体" w:hAnsi="Times New Roman" w:cs="Times New Roman"/>
          <w:kern w:val="0"/>
          <w:szCs w:val="21"/>
        </w:rPr>
        <w:t xml:space="preserve"> </w:t>
      </w:r>
      <w:r w:rsidR="00437D04">
        <w:rPr>
          <w:rFonts w:ascii="Times New Roman" w:eastAsia="宋体" w:hAnsi="Times New Roman" w:cs="Times New Roman"/>
          <w:kern w:val="0"/>
          <w:szCs w:val="21"/>
        </w:rPr>
        <w:t xml:space="preserve"> </w:t>
      </w:r>
      <w:r w:rsidRPr="00437D04">
        <w:rPr>
          <w:rFonts w:ascii="Times New Roman" w:eastAsia="宋体" w:hAnsi="Times New Roman" w:cs="Times New Roman"/>
          <w:kern w:val="0"/>
          <w:szCs w:val="21"/>
        </w:rPr>
        <w:t>UAV</w:t>
      </w:r>
      <w:r w:rsidRPr="00437D04">
        <w:rPr>
          <w:rFonts w:ascii="Times New Roman" w:eastAsia="宋体" w:hAnsi="Times New Roman" w:cs="Times New Roman" w:hint="eastAsia"/>
          <w:kern w:val="0"/>
          <w:szCs w:val="21"/>
        </w:rPr>
        <w:t>、卫星观测平台的任务完成情况</w:t>
      </w:r>
    </w:p>
    <w:p w14:paraId="00BB32F4" w14:textId="77777777" w:rsidR="002B545A" w:rsidRPr="00437D04" w:rsidRDefault="002B545A" w:rsidP="00F6577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Fig</w:t>
      </w:r>
      <w:r w:rsidRPr="00437D04">
        <w:rPr>
          <w:rFonts w:ascii="Times New Roman" w:eastAsia="宋体" w:hAnsi="Times New Roman" w:cs="Times New Roman"/>
          <w:kern w:val="0"/>
          <w:szCs w:val="21"/>
        </w:rPr>
        <w:t>. 5 Tasks completion of UAV and Satellite platform</w:t>
      </w:r>
    </w:p>
    <w:p w14:paraId="289E759C" w14:textId="77777777" w:rsidR="001F1779" w:rsidRDefault="00EF4810" w:rsidP="007121E6">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上述结果表明，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CD061D">
        <w:rPr>
          <w:rFonts w:ascii="Times New Roman" w:eastAsia="宋体" w:hAnsi="Times New Roman" w:cs="Times New Roman" w:hint="eastAsia"/>
          <w:kern w:val="0"/>
          <w:sz w:val="24"/>
          <w:szCs w:val="24"/>
        </w:rPr>
        <w:t>观测平台的完成任务数量和任务收益值总是高于卫星观测平台，说明对小</w:t>
      </w:r>
      <w:r>
        <w:rPr>
          <w:rFonts w:ascii="Times New Roman" w:eastAsia="宋体" w:hAnsi="Times New Roman" w:cs="Times New Roman" w:hint="eastAsia"/>
          <w:kern w:val="0"/>
          <w:sz w:val="24"/>
          <w:szCs w:val="24"/>
        </w:rPr>
        <w:t>区域内目标的观测，</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的观测能力比卫星要强。从任务完成数的角度看，</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完成任务的数量远高于卫星，但是在任务收益值方面，</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完成任务获得的收益值与卫星相比，虽然高于卫星</w:t>
      </w:r>
      <w:r w:rsidR="001F1779">
        <w:rPr>
          <w:rFonts w:ascii="Times New Roman" w:eastAsia="宋体" w:hAnsi="Times New Roman" w:cs="Times New Roman" w:hint="eastAsia"/>
          <w:kern w:val="0"/>
          <w:sz w:val="24"/>
          <w:szCs w:val="24"/>
        </w:rPr>
        <w:t>，但是</w:t>
      </w:r>
      <w:r w:rsidR="00596EFA">
        <w:rPr>
          <w:rFonts w:ascii="Times New Roman" w:eastAsia="宋体" w:hAnsi="Times New Roman" w:cs="Times New Roman" w:hint="eastAsia"/>
          <w:kern w:val="0"/>
          <w:sz w:val="24"/>
          <w:szCs w:val="24"/>
        </w:rPr>
        <w:t>却不如任务完成数相差得那么巨大</w:t>
      </w:r>
      <w:r>
        <w:rPr>
          <w:rFonts w:ascii="Times New Roman" w:eastAsia="宋体" w:hAnsi="Times New Roman" w:cs="Times New Roman" w:hint="eastAsia"/>
          <w:kern w:val="0"/>
          <w:sz w:val="24"/>
          <w:szCs w:val="24"/>
        </w:rPr>
        <w:t>。</w:t>
      </w:r>
      <w:r w:rsidR="00596EFA">
        <w:rPr>
          <w:rFonts w:ascii="Times New Roman" w:eastAsia="宋体" w:hAnsi="Times New Roman" w:cs="Times New Roman" w:hint="eastAsia"/>
          <w:kern w:val="0"/>
          <w:sz w:val="24"/>
          <w:szCs w:val="24"/>
        </w:rPr>
        <w:t>当任务规模为</w:t>
      </w:r>
      <w:r w:rsidR="00596EFA">
        <w:rPr>
          <w:rFonts w:ascii="Times New Roman" w:eastAsia="宋体" w:hAnsi="Times New Roman" w:cs="Times New Roman" w:hint="eastAsia"/>
          <w:kern w:val="0"/>
          <w:sz w:val="24"/>
          <w:szCs w:val="24"/>
        </w:rPr>
        <w:t>2</w:t>
      </w:r>
      <w:r w:rsidR="00596EFA">
        <w:rPr>
          <w:rFonts w:ascii="Times New Roman" w:eastAsia="宋体" w:hAnsi="Times New Roman" w:cs="Times New Roman"/>
          <w:kern w:val="0"/>
          <w:sz w:val="24"/>
          <w:szCs w:val="24"/>
        </w:rPr>
        <w:t>00</w:t>
      </w:r>
      <w:r w:rsidR="00596EFA">
        <w:rPr>
          <w:rFonts w:ascii="Times New Roman" w:eastAsia="宋体" w:hAnsi="Times New Roman" w:cs="Times New Roman" w:hint="eastAsia"/>
          <w:kern w:val="0"/>
          <w:sz w:val="24"/>
          <w:szCs w:val="24"/>
        </w:rPr>
        <w:t>时，</w:t>
      </w:r>
      <w:r w:rsidR="001F1779">
        <w:rPr>
          <w:rFonts w:ascii="Times New Roman" w:eastAsia="宋体" w:hAnsi="Times New Roman" w:cs="Times New Roman" w:hint="eastAsia"/>
          <w:kern w:val="0"/>
          <w:sz w:val="24"/>
          <w:szCs w:val="24"/>
        </w:rPr>
        <w:t>U</w:t>
      </w:r>
      <w:r w:rsidR="001F1779">
        <w:rPr>
          <w:rFonts w:ascii="Times New Roman" w:eastAsia="宋体" w:hAnsi="Times New Roman" w:cs="Times New Roman"/>
          <w:kern w:val="0"/>
          <w:sz w:val="24"/>
          <w:szCs w:val="24"/>
        </w:rPr>
        <w:t>AV</w:t>
      </w:r>
      <w:r w:rsidR="001F1779">
        <w:rPr>
          <w:rFonts w:ascii="Times New Roman" w:eastAsia="宋体" w:hAnsi="Times New Roman" w:cs="Times New Roman" w:hint="eastAsia"/>
          <w:kern w:val="0"/>
          <w:sz w:val="24"/>
          <w:szCs w:val="24"/>
        </w:rPr>
        <w:t>完成任务的平均收益为</w:t>
      </w:r>
      <w:r w:rsidR="001F1779">
        <w:rPr>
          <w:rFonts w:ascii="Times New Roman" w:eastAsia="宋体" w:hAnsi="Times New Roman" w:cs="Times New Roman" w:hint="eastAsia"/>
          <w:kern w:val="0"/>
          <w:sz w:val="24"/>
          <w:szCs w:val="24"/>
        </w:rPr>
        <w:t>5</w:t>
      </w:r>
      <w:r w:rsidR="001F1779">
        <w:rPr>
          <w:rFonts w:ascii="Times New Roman" w:eastAsia="宋体" w:hAnsi="Times New Roman" w:cs="Times New Roman"/>
          <w:kern w:val="0"/>
          <w:sz w:val="24"/>
          <w:szCs w:val="24"/>
        </w:rPr>
        <w:t>.58</w:t>
      </w:r>
      <w:r w:rsidR="001F1779">
        <w:rPr>
          <w:rFonts w:ascii="Times New Roman" w:eastAsia="宋体" w:hAnsi="Times New Roman" w:cs="Times New Roman" w:hint="eastAsia"/>
          <w:kern w:val="0"/>
          <w:sz w:val="24"/>
          <w:szCs w:val="24"/>
        </w:rPr>
        <w:t>，卫星完成任务的平均收益为</w:t>
      </w:r>
      <w:r w:rsidR="001F1779">
        <w:rPr>
          <w:rFonts w:ascii="Times New Roman" w:eastAsia="宋体" w:hAnsi="Times New Roman" w:cs="Times New Roman" w:hint="eastAsia"/>
          <w:kern w:val="0"/>
          <w:sz w:val="24"/>
          <w:szCs w:val="24"/>
        </w:rPr>
        <w:t>7</w:t>
      </w:r>
      <w:r w:rsidR="001F1779">
        <w:rPr>
          <w:rFonts w:ascii="Times New Roman" w:eastAsia="宋体" w:hAnsi="Times New Roman" w:cs="Times New Roman"/>
          <w:kern w:val="0"/>
          <w:sz w:val="24"/>
          <w:szCs w:val="24"/>
        </w:rPr>
        <w:t>.32</w:t>
      </w:r>
      <w:r w:rsidR="001F1779">
        <w:rPr>
          <w:rFonts w:ascii="Times New Roman" w:eastAsia="宋体" w:hAnsi="Times New Roman" w:cs="Times New Roman" w:hint="eastAsia"/>
          <w:kern w:val="0"/>
          <w:sz w:val="24"/>
          <w:szCs w:val="24"/>
        </w:rPr>
        <w:t>，相差</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.74</w:t>
      </w:r>
      <w:r w:rsidR="001F1779">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当</w:t>
      </w:r>
      <w:r w:rsidR="001F1779">
        <w:rPr>
          <w:rFonts w:ascii="Times New Roman" w:eastAsia="宋体" w:hAnsi="Times New Roman" w:cs="Times New Roman" w:hint="eastAsia"/>
          <w:kern w:val="0"/>
          <w:sz w:val="24"/>
          <w:szCs w:val="24"/>
        </w:rPr>
        <w:t>任务规模逐渐扩大到</w:t>
      </w:r>
      <w:r w:rsidR="001F1779">
        <w:rPr>
          <w:rFonts w:ascii="Times New Roman" w:eastAsia="宋体" w:hAnsi="Times New Roman" w:cs="Times New Roman" w:hint="eastAsia"/>
          <w:kern w:val="0"/>
          <w:sz w:val="24"/>
          <w:szCs w:val="24"/>
        </w:rPr>
        <w:t>4</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6</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8</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000</w:t>
      </w:r>
      <w:r w:rsidR="001F1779">
        <w:rPr>
          <w:rFonts w:ascii="Times New Roman" w:eastAsia="宋体" w:hAnsi="Times New Roman" w:cs="Times New Roman" w:hint="eastAsia"/>
          <w:kern w:val="0"/>
          <w:sz w:val="24"/>
          <w:szCs w:val="24"/>
        </w:rPr>
        <w:t>时，</w:t>
      </w:r>
      <w:r w:rsidR="001F1779">
        <w:rPr>
          <w:rFonts w:ascii="Times New Roman" w:eastAsia="宋体" w:hAnsi="Times New Roman" w:cs="Times New Roman" w:hint="eastAsia"/>
          <w:kern w:val="0"/>
          <w:sz w:val="24"/>
          <w:szCs w:val="24"/>
        </w:rPr>
        <w:t>U</w:t>
      </w:r>
      <w:r w:rsidR="001F1779">
        <w:rPr>
          <w:rFonts w:ascii="Times New Roman" w:eastAsia="宋体" w:hAnsi="Times New Roman" w:cs="Times New Roman"/>
          <w:kern w:val="0"/>
          <w:sz w:val="24"/>
          <w:szCs w:val="24"/>
        </w:rPr>
        <w:t>AV</w:t>
      </w:r>
      <w:r w:rsidR="001F1779">
        <w:rPr>
          <w:rFonts w:ascii="Times New Roman" w:eastAsia="宋体" w:hAnsi="Times New Roman" w:cs="Times New Roman" w:hint="eastAsia"/>
          <w:kern w:val="0"/>
          <w:sz w:val="24"/>
          <w:szCs w:val="24"/>
        </w:rPr>
        <w:t>和卫星完成任务的平均收益</w:t>
      </w:r>
      <w:r w:rsidR="005F7D28">
        <w:rPr>
          <w:rFonts w:ascii="Times New Roman" w:eastAsia="宋体" w:hAnsi="Times New Roman" w:cs="Times New Roman" w:hint="eastAsia"/>
          <w:kern w:val="0"/>
          <w:sz w:val="24"/>
          <w:szCs w:val="24"/>
        </w:rPr>
        <w:t>之差</w:t>
      </w:r>
      <w:r w:rsidR="00B81DB3">
        <w:rPr>
          <w:rFonts w:ascii="Times New Roman" w:eastAsia="宋体" w:hAnsi="Times New Roman" w:cs="Times New Roman" w:hint="eastAsia"/>
          <w:kern w:val="0"/>
          <w:sz w:val="24"/>
          <w:szCs w:val="24"/>
        </w:rPr>
        <w:t>逐渐降</w:t>
      </w:r>
      <w:r w:rsidR="001F1779">
        <w:rPr>
          <w:rFonts w:ascii="Times New Roman" w:eastAsia="宋体" w:hAnsi="Times New Roman" w:cs="Times New Roman" w:hint="eastAsia"/>
          <w:kern w:val="0"/>
          <w:sz w:val="24"/>
          <w:szCs w:val="24"/>
        </w:rPr>
        <w:t>为</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.39</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0</w:t>
      </w:r>
      <w:r w:rsidR="001F1779">
        <w:rPr>
          <w:rFonts w:ascii="Times New Roman" w:eastAsia="宋体" w:hAnsi="Times New Roman" w:cs="Times New Roman"/>
          <w:kern w:val="0"/>
          <w:sz w:val="24"/>
          <w:szCs w:val="24"/>
        </w:rPr>
        <w:t>.96</w:t>
      </w:r>
      <w:r w:rsidR="005F7D28">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.87</w:t>
      </w:r>
      <w:r w:rsidR="005F7D28">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.66</w:t>
      </w:r>
      <w:r w:rsidR="005F7D28">
        <w:rPr>
          <w:rFonts w:ascii="Times New Roman" w:eastAsia="宋体" w:hAnsi="Times New Roman" w:cs="Times New Roman" w:hint="eastAsia"/>
          <w:kern w:val="0"/>
          <w:sz w:val="24"/>
          <w:szCs w:val="24"/>
        </w:rPr>
        <w:t>。在任务规模从</w:t>
      </w:r>
      <w:r w:rsidR="005F7D28">
        <w:rPr>
          <w:rFonts w:ascii="Times New Roman" w:eastAsia="宋体" w:hAnsi="Times New Roman" w:cs="Times New Roman"/>
          <w:kern w:val="0"/>
          <w:sz w:val="24"/>
          <w:szCs w:val="24"/>
        </w:rPr>
        <w:t>200</w:t>
      </w:r>
      <w:r w:rsidR="005F7D28">
        <w:rPr>
          <w:rFonts w:ascii="Times New Roman" w:eastAsia="宋体" w:hAnsi="Times New Roman" w:cs="Times New Roman" w:hint="eastAsia"/>
          <w:kern w:val="0"/>
          <w:sz w:val="24"/>
          <w:szCs w:val="24"/>
        </w:rPr>
        <w:t>扩大到</w:t>
      </w:r>
      <w:r w:rsidR="005F7D28">
        <w:rPr>
          <w:rFonts w:ascii="Times New Roman" w:eastAsia="宋体" w:hAnsi="Times New Roman" w:cs="Times New Roman" w:hint="eastAsia"/>
          <w:kern w:val="0"/>
          <w:sz w:val="24"/>
          <w:szCs w:val="24"/>
        </w:rPr>
        <w:t>1</w:t>
      </w:r>
      <w:r w:rsidR="005F7D28">
        <w:rPr>
          <w:rFonts w:ascii="Times New Roman" w:eastAsia="宋体" w:hAnsi="Times New Roman" w:cs="Times New Roman"/>
          <w:kern w:val="0"/>
          <w:sz w:val="24"/>
          <w:szCs w:val="24"/>
        </w:rPr>
        <w:t>000</w:t>
      </w:r>
      <w:r w:rsidR="005F7D28">
        <w:rPr>
          <w:rFonts w:ascii="Times New Roman" w:eastAsia="宋体" w:hAnsi="Times New Roman" w:cs="Times New Roman" w:hint="eastAsia"/>
          <w:kern w:val="0"/>
          <w:sz w:val="24"/>
          <w:szCs w:val="24"/>
        </w:rPr>
        <w:t>时，卫星从比</w:t>
      </w:r>
      <w:r w:rsidR="005F7D28">
        <w:rPr>
          <w:rFonts w:ascii="Times New Roman" w:eastAsia="宋体" w:hAnsi="Times New Roman" w:cs="Times New Roman" w:hint="eastAsia"/>
          <w:kern w:val="0"/>
          <w:sz w:val="24"/>
          <w:szCs w:val="24"/>
        </w:rPr>
        <w:t>U</w:t>
      </w:r>
      <w:r w:rsidR="005F7D28">
        <w:rPr>
          <w:rFonts w:ascii="Times New Roman" w:eastAsia="宋体" w:hAnsi="Times New Roman" w:cs="Times New Roman"/>
          <w:kern w:val="0"/>
          <w:sz w:val="24"/>
          <w:szCs w:val="24"/>
        </w:rPr>
        <w:t>AV</w:t>
      </w:r>
      <w:r w:rsidR="005F7D28">
        <w:rPr>
          <w:rFonts w:ascii="Times New Roman" w:eastAsia="宋体" w:hAnsi="Times New Roman" w:cs="Times New Roman" w:hint="eastAsia"/>
          <w:kern w:val="0"/>
          <w:sz w:val="24"/>
          <w:szCs w:val="24"/>
        </w:rPr>
        <w:t>的平均收益高</w:t>
      </w:r>
      <w:r w:rsidR="005F7D28">
        <w:rPr>
          <w:rFonts w:ascii="Times New Roman" w:eastAsia="宋体" w:hAnsi="Times New Roman" w:cs="Times New Roman" w:hint="eastAsia"/>
          <w:kern w:val="0"/>
          <w:sz w:val="24"/>
          <w:szCs w:val="24"/>
        </w:rPr>
        <w:t>1</w:t>
      </w:r>
      <w:r w:rsidR="005F7D28">
        <w:rPr>
          <w:rFonts w:ascii="Times New Roman" w:eastAsia="宋体" w:hAnsi="Times New Roman" w:cs="Times New Roman"/>
          <w:kern w:val="0"/>
          <w:sz w:val="24"/>
          <w:szCs w:val="24"/>
        </w:rPr>
        <w:t>.74</w:t>
      </w:r>
      <w:r w:rsidR="005F7D28">
        <w:rPr>
          <w:rFonts w:ascii="Times New Roman" w:eastAsia="宋体" w:hAnsi="Times New Roman" w:cs="Times New Roman" w:hint="eastAsia"/>
          <w:kern w:val="0"/>
          <w:sz w:val="24"/>
          <w:szCs w:val="24"/>
        </w:rPr>
        <w:t>下跌至</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.66</w:t>
      </w:r>
      <w:r w:rsidR="005F7D28">
        <w:rPr>
          <w:rFonts w:ascii="Times New Roman" w:eastAsia="宋体" w:hAnsi="Times New Roman" w:cs="Times New Roman" w:hint="eastAsia"/>
          <w:kern w:val="0"/>
          <w:sz w:val="24"/>
          <w:szCs w:val="24"/>
        </w:rPr>
        <w:t>，说明</w:t>
      </w:r>
      <w:r w:rsidR="009306B5">
        <w:rPr>
          <w:rFonts w:ascii="Times New Roman" w:eastAsia="宋体" w:hAnsi="Times New Roman" w:cs="Times New Roman" w:hint="eastAsia"/>
          <w:kern w:val="0"/>
          <w:sz w:val="24"/>
          <w:szCs w:val="24"/>
        </w:rPr>
        <w:t>任务在进行分配时，稀缺资源获得的任务优先级一般较高，</w:t>
      </w:r>
      <w:r w:rsidR="00805EEC">
        <w:rPr>
          <w:rFonts w:ascii="Times New Roman" w:eastAsia="宋体" w:hAnsi="Times New Roman" w:cs="Times New Roman" w:hint="eastAsia"/>
          <w:kern w:val="0"/>
          <w:sz w:val="24"/>
          <w:szCs w:val="24"/>
        </w:rPr>
        <w:t>而</w:t>
      </w:r>
      <w:r w:rsidR="009306B5">
        <w:rPr>
          <w:rFonts w:ascii="Times New Roman" w:eastAsia="宋体" w:hAnsi="Times New Roman" w:cs="Times New Roman" w:hint="eastAsia"/>
          <w:kern w:val="0"/>
          <w:sz w:val="24"/>
          <w:szCs w:val="24"/>
        </w:rPr>
        <w:t>灵</w:t>
      </w:r>
      <w:r w:rsidR="009306B5">
        <w:rPr>
          <w:rFonts w:ascii="Times New Roman" w:eastAsia="宋体" w:hAnsi="Times New Roman" w:cs="Times New Roman" w:hint="eastAsia"/>
          <w:kern w:val="0"/>
          <w:sz w:val="24"/>
          <w:szCs w:val="24"/>
        </w:rPr>
        <w:lastRenderedPageBreak/>
        <w:t>活性强的观测资源，安排执行的任务对其优先级要求不是很高</w:t>
      </w:r>
      <w:r w:rsidR="000A2A17">
        <w:rPr>
          <w:rFonts w:ascii="Times New Roman" w:eastAsia="宋体" w:hAnsi="Times New Roman" w:cs="Times New Roman" w:hint="eastAsia"/>
          <w:kern w:val="0"/>
          <w:sz w:val="24"/>
          <w:szCs w:val="24"/>
        </w:rPr>
        <w:t>，但是</w:t>
      </w:r>
      <w:r w:rsidR="00B81DB3">
        <w:rPr>
          <w:rFonts w:ascii="Times New Roman" w:eastAsia="宋体" w:hAnsi="Times New Roman" w:cs="Times New Roman" w:hint="eastAsia"/>
          <w:kern w:val="0"/>
          <w:sz w:val="24"/>
          <w:szCs w:val="24"/>
        </w:rPr>
        <w:t>该类观测资源</w:t>
      </w:r>
      <w:r w:rsidR="000A2A17">
        <w:rPr>
          <w:rFonts w:ascii="Times New Roman" w:eastAsia="宋体" w:hAnsi="Times New Roman" w:cs="Times New Roman" w:hint="eastAsia"/>
          <w:kern w:val="0"/>
          <w:sz w:val="24"/>
          <w:szCs w:val="24"/>
        </w:rPr>
        <w:t>对资源的</w:t>
      </w:r>
      <w:r w:rsidR="009306B5">
        <w:rPr>
          <w:rFonts w:ascii="Times New Roman" w:eastAsia="宋体" w:hAnsi="Times New Roman" w:cs="Times New Roman" w:hint="eastAsia"/>
          <w:kern w:val="0"/>
          <w:sz w:val="24"/>
          <w:szCs w:val="24"/>
        </w:rPr>
        <w:t>消耗</w:t>
      </w:r>
      <w:r w:rsidR="000A2A17">
        <w:rPr>
          <w:rFonts w:ascii="Times New Roman" w:eastAsia="宋体" w:hAnsi="Times New Roman" w:cs="Times New Roman" w:hint="eastAsia"/>
          <w:kern w:val="0"/>
          <w:sz w:val="24"/>
          <w:szCs w:val="24"/>
        </w:rPr>
        <w:t>方面</w:t>
      </w:r>
      <w:r w:rsidR="00B81DB3">
        <w:rPr>
          <w:rFonts w:ascii="Times New Roman" w:eastAsia="宋体" w:hAnsi="Times New Roman" w:cs="Times New Roman" w:hint="eastAsia"/>
          <w:kern w:val="0"/>
          <w:sz w:val="24"/>
          <w:szCs w:val="24"/>
        </w:rPr>
        <w:t>要求较高</w:t>
      </w:r>
      <w:r w:rsidR="009306B5">
        <w:rPr>
          <w:rFonts w:ascii="Times New Roman" w:eastAsia="宋体" w:hAnsi="Times New Roman" w:cs="Times New Roman" w:hint="eastAsia"/>
          <w:kern w:val="0"/>
          <w:sz w:val="24"/>
          <w:szCs w:val="24"/>
        </w:rPr>
        <w:t>，</w:t>
      </w:r>
      <w:r w:rsidR="000A2A17">
        <w:rPr>
          <w:rFonts w:ascii="Times New Roman" w:eastAsia="宋体" w:hAnsi="Times New Roman" w:cs="Times New Roman" w:hint="eastAsia"/>
          <w:kern w:val="0"/>
          <w:sz w:val="24"/>
          <w:szCs w:val="24"/>
        </w:rPr>
        <w:t>原则上是越小越好。</w:t>
      </w:r>
      <w:r w:rsidR="00805EEC">
        <w:rPr>
          <w:rFonts w:ascii="Times New Roman" w:eastAsia="宋体" w:hAnsi="Times New Roman" w:cs="Times New Roman" w:hint="eastAsia"/>
          <w:kern w:val="0"/>
          <w:sz w:val="24"/>
          <w:szCs w:val="24"/>
        </w:rPr>
        <w:t>因此，在任务规模较大时，由于区域内任务密度增大，而且具有较高优先级的任务数增多，这对</w:t>
      </w:r>
      <w:r w:rsidR="00805EEC">
        <w:rPr>
          <w:rFonts w:ascii="Times New Roman" w:eastAsia="宋体" w:hAnsi="Times New Roman" w:cs="Times New Roman" w:hint="eastAsia"/>
          <w:kern w:val="0"/>
          <w:sz w:val="24"/>
          <w:szCs w:val="24"/>
        </w:rPr>
        <w:t>U</w:t>
      </w:r>
      <w:r w:rsidR="00805EEC">
        <w:rPr>
          <w:rFonts w:ascii="Times New Roman" w:eastAsia="宋体" w:hAnsi="Times New Roman" w:cs="Times New Roman"/>
          <w:kern w:val="0"/>
          <w:sz w:val="24"/>
          <w:szCs w:val="24"/>
        </w:rPr>
        <w:t>AV</w:t>
      </w:r>
      <w:r w:rsidR="00805EEC">
        <w:rPr>
          <w:rFonts w:ascii="Times New Roman" w:eastAsia="宋体" w:hAnsi="Times New Roman" w:cs="Times New Roman" w:hint="eastAsia"/>
          <w:kern w:val="0"/>
          <w:sz w:val="24"/>
          <w:szCs w:val="24"/>
        </w:rPr>
        <w:t>来说，意味着对资源消耗少且优先级较高的任务数增多了，因此</w:t>
      </w:r>
      <w:r w:rsidR="00805EEC">
        <w:rPr>
          <w:rFonts w:ascii="Times New Roman" w:eastAsia="宋体" w:hAnsi="Times New Roman" w:cs="Times New Roman" w:hint="eastAsia"/>
          <w:kern w:val="0"/>
          <w:sz w:val="24"/>
          <w:szCs w:val="24"/>
        </w:rPr>
        <w:t>U</w:t>
      </w:r>
      <w:r w:rsidR="00805EEC">
        <w:rPr>
          <w:rFonts w:ascii="Times New Roman" w:eastAsia="宋体" w:hAnsi="Times New Roman" w:cs="Times New Roman"/>
          <w:kern w:val="0"/>
          <w:sz w:val="24"/>
          <w:szCs w:val="24"/>
        </w:rPr>
        <w:t>AV</w:t>
      </w:r>
      <w:r w:rsidR="00805EEC">
        <w:rPr>
          <w:rFonts w:ascii="Times New Roman" w:eastAsia="宋体" w:hAnsi="Times New Roman" w:cs="Times New Roman" w:hint="eastAsia"/>
          <w:kern w:val="0"/>
          <w:sz w:val="24"/>
          <w:szCs w:val="24"/>
        </w:rPr>
        <w:t>观测平台的任务收益值</w:t>
      </w:r>
      <w:r w:rsidR="00250B46">
        <w:rPr>
          <w:rFonts w:ascii="Times New Roman" w:eastAsia="宋体" w:hAnsi="Times New Roman" w:cs="Times New Roman" w:hint="eastAsia"/>
          <w:kern w:val="0"/>
          <w:sz w:val="24"/>
          <w:szCs w:val="24"/>
        </w:rPr>
        <w:t>随着任务规模的扩大，</w:t>
      </w:r>
      <w:r w:rsidR="00805EEC">
        <w:rPr>
          <w:rFonts w:ascii="Times New Roman" w:eastAsia="宋体" w:hAnsi="Times New Roman" w:cs="Times New Roman" w:hint="eastAsia"/>
          <w:kern w:val="0"/>
          <w:sz w:val="24"/>
          <w:szCs w:val="24"/>
        </w:rPr>
        <w:t>逐渐拉开了与卫星观测平台的差距。</w:t>
      </w:r>
    </w:p>
    <w:p w14:paraId="6212B9A3" w14:textId="77777777" w:rsidR="00F110B6" w:rsidRPr="00F110B6" w:rsidRDefault="007121E6" w:rsidP="00F110B6">
      <w:pPr>
        <w:pStyle w:val="ListParagraph"/>
        <w:widowControl/>
        <w:numPr>
          <w:ilvl w:val="0"/>
          <w:numId w:val="3"/>
        </w:numPr>
        <w:snapToGrid w:val="0"/>
        <w:spacing w:before="120" w:after="100" w:afterAutospacing="1" w:line="360" w:lineRule="auto"/>
        <w:ind w:left="357" w:firstLineChars="0" w:hanging="357"/>
        <w:jc w:val="left"/>
        <w:outlineLvl w:val="0"/>
        <w:rPr>
          <w:rFonts w:ascii="宋体" w:hAnsi="宋体" w:cs="Arial"/>
          <w:b/>
          <w:kern w:val="0"/>
          <w:sz w:val="24"/>
          <w:szCs w:val="24"/>
        </w:rPr>
      </w:pPr>
      <w:r>
        <w:rPr>
          <w:rFonts w:ascii="宋体" w:hAnsi="宋体" w:cs="Arial" w:hint="eastAsia"/>
          <w:b/>
          <w:kern w:val="0"/>
          <w:sz w:val="24"/>
          <w:szCs w:val="24"/>
        </w:rPr>
        <w:t>结论</w:t>
      </w:r>
    </w:p>
    <w:p w14:paraId="03689100" w14:textId="77777777" w:rsidR="007121E6" w:rsidRDefault="007121E6" w:rsidP="003C506D">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本文根据分而治之、迭代优化的思想，</w:t>
      </w:r>
      <w:r w:rsidR="001D349A">
        <w:rPr>
          <w:rFonts w:ascii="Times New Roman" w:eastAsia="宋体" w:hAnsi="Times New Roman" w:cs="Times New Roman" w:hint="eastAsia"/>
          <w:kern w:val="0"/>
          <w:sz w:val="24"/>
          <w:szCs w:val="24"/>
        </w:rPr>
        <w:t>构建了多</w:t>
      </w:r>
      <w:r w:rsidR="001D349A">
        <w:rPr>
          <w:rFonts w:ascii="Times New Roman" w:eastAsia="宋体" w:hAnsi="Times New Roman" w:cs="Times New Roman" w:hint="eastAsia"/>
          <w:kern w:val="0"/>
          <w:sz w:val="24"/>
          <w:szCs w:val="24"/>
        </w:rPr>
        <w:t>A</w:t>
      </w:r>
      <w:r w:rsidR="001D349A">
        <w:rPr>
          <w:rFonts w:ascii="Times New Roman" w:eastAsia="宋体" w:hAnsi="Times New Roman" w:cs="Times New Roman"/>
          <w:kern w:val="0"/>
          <w:sz w:val="24"/>
          <w:szCs w:val="24"/>
        </w:rPr>
        <w:t>gent</w:t>
      </w:r>
      <w:r w:rsidR="001D349A">
        <w:rPr>
          <w:rFonts w:ascii="Times New Roman" w:eastAsia="宋体" w:hAnsi="Times New Roman" w:cs="Times New Roman" w:hint="eastAsia"/>
          <w:kern w:val="0"/>
          <w:sz w:val="24"/>
          <w:szCs w:val="24"/>
        </w:rPr>
        <w:t>协同任务规划模型，</w:t>
      </w:r>
      <w:r w:rsidR="003500BF">
        <w:rPr>
          <w:rFonts w:ascii="Times New Roman" w:eastAsia="宋体" w:hAnsi="Times New Roman" w:cs="Times New Roman" w:hint="eastAsia"/>
          <w:kern w:val="0"/>
          <w:sz w:val="24"/>
          <w:szCs w:val="24"/>
        </w:rPr>
        <w:t>设计了任务协同分配机制，将任务</w:t>
      </w:r>
      <w:r w:rsidR="00B81DB3">
        <w:rPr>
          <w:rFonts w:ascii="Times New Roman" w:eastAsia="宋体" w:hAnsi="Times New Roman" w:cs="Times New Roman" w:hint="eastAsia"/>
          <w:kern w:val="0"/>
          <w:sz w:val="24"/>
          <w:szCs w:val="24"/>
        </w:rPr>
        <w:t>合理地</w:t>
      </w:r>
      <w:r w:rsidR="003500BF">
        <w:rPr>
          <w:rFonts w:ascii="Times New Roman" w:eastAsia="宋体" w:hAnsi="Times New Roman" w:cs="Times New Roman" w:hint="eastAsia"/>
          <w:kern w:val="0"/>
          <w:sz w:val="24"/>
          <w:szCs w:val="24"/>
        </w:rPr>
        <w:t>分配给服务层中的各子规划中心</w:t>
      </w:r>
      <w:r w:rsidR="00E05FDC">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提出了基于禁忌列表策略的两阶段任务分配方法（</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TAA-BL</w:t>
      </w:r>
      <w:r>
        <w:rPr>
          <w:rFonts w:ascii="Times New Roman" w:eastAsia="宋体" w:hAnsi="Times New Roman" w:cs="Times New Roman" w:hint="eastAsia"/>
          <w:kern w:val="0"/>
          <w:sz w:val="24"/>
          <w:szCs w:val="24"/>
        </w:rPr>
        <w:t>），</w:t>
      </w:r>
      <w:r w:rsidR="003500BF">
        <w:rPr>
          <w:rFonts w:ascii="Times New Roman" w:eastAsia="宋体" w:hAnsi="Times New Roman" w:cs="Times New Roman" w:hint="eastAsia"/>
          <w:kern w:val="0"/>
          <w:sz w:val="24"/>
          <w:szCs w:val="24"/>
        </w:rPr>
        <w:t>是一种针对任务分配方案的寻优方法，</w:t>
      </w:r>
      <w:r w:rsidR="001D349A">
        <w:rPr>
          <w:rFonts w:ascii="Times New Roman" w:eastAsia="宋体" w:hAnsi="Times New Roman" w:cs="Times New Roman" w:hint="eastAsia"/>
          <w:kern w:val="0"/>
          <w:sz w:val="24"/>
          <w:szCs w:val="24"/>
        </w:rPr>
        <w:t>通过实验仿真验证了模型的合理性</w:t>
      </w:r>
      <w:r>
        <w:rPr>
          <w:rFonts w:ascii="Times New Roman" w:eastAsia="宋体" w:hAnsi="Times New Roman" w:cs="Times New Roman" w:hint="eastAsia"/>
          <w:kern w:val="0"/>
          <w:sz w:val="24"/>
          <w:szCs w:val="24"/>
        </w:rPr>
        <w:t>，</w:t>
      </w:r>
      <w:r w:rsidR="001D349A">
        <w:rPr>
          <w:rFonts w:ascii="Times New Roman" w:eastAsia="宋体" w:hAnsi="Times New Roman" w:cs="Times New Roman" w:hint="eastAsia"/>
          <w:kern w:val="0"/>
          <w:sz w:val="24"/>
          <w:szCs w:val="24"/>
        </w:rPr>
        <w:t>以及证实了</w:t>
      </w:r>
      <w:r>
        <w:rPr>
          <w:rFonts w:ascii="Times New Roman" w:eastAsia="宋体" w:hAnsi="Times New Roman" w:cs="Times New Roman" w:hint="eastAsia"/>
          <w:kern w:val="0"/>
          <w:sz w:val="24"/>
          <w:szCs w:val="24"/>
        </w:rPr>
        <w:t>该方法</w:t>
      </w:r>
      <w:r w:rsidR="003500BF">
        <w:rPr>
          <w:rFonts w:ascii="Times New Roman" w:eastAsia="宋体" w:hAnsi="Times New Roman" w:cs="Times New Roman" w:hint="eastAsia"/>
          <w:kern w:val="0"/>
          <w:sz w:val="24"/>
          <w:szCs w:val="24"/>
        </w:rPr>
        <w:t>的优越性，与</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AA-RP</w:t>
      </w:r>
      <w:r>
        <w:rPr>
          <w:rFonts w:ascii="Times New Roman" w:eastAsia="宋体" w:hAnsi="Times New Roman" w:cs="Times New Roman" w:hint="eastAsia"/>
          <w:kern w:val="0"/>
          <w:sz w:val="24"/>
          <w:szCs w:val="24"/>
        </w:rPr>
        <w:t>算法</w:t>
      </w:r>
      <w:r w:rsidR="003500BF">
        <w:rPr>
          <w:rFonts w:ascii="Times New Roman" w:eastAsia="宋体" w:hAnsi="Times New Roman" w:cs="Times New Roman" w:hint="eastAsia"/>
          <w:kern w:val="0"/>
          <w:sz w:val="24"/>
          <w:szCs w:val="24"/>
        </w:rPr>
        <w:t>相比，</w:t>
      </w:r>
      <w:r w:rsidR="003500BF">
        <w:rPr>
          <w:rFonts w:ascii="Times New Roman" w:eastAsia="宋体" w:hAnsi="Times New Roman" w:cs="Times New Roman" w:hint="eastAsia"/>
          <w:kern w:val="0"/>
          <w:sz w:val="24"/>
          <w:szCs w:val="24"/>
        </w:rPr>
        <w:t>T</w:t>
      </w:r>
      <w:r w:rsidR="003500BF">
        <w:rPr>
          <w:rFonts w:ascii="Times New Roman" w:eastAsia="宋体" w:hAnsi="Times New Roman" w:cs="Times New Roman"/>
          <w:kern w:val="0"/>
          <w:sz w:val="24"/>
          <w:szCs w:val="24"/>
        </w:rPr>
        <w:t>TAA-BL</w:t>
      </w:r>
      <w:r w:rsidR="003500BF">
        <w:rPr>
          <w:rFonts w:ascii="Times New Roman" w:eastAsia="宋体" w:hAnsi="Times New Roman" w:cs="Times New Roman" w:hint="eastAsia"/>
          <w:kern w:val="0"/>
          <w:sz w:val="24"/>
          <w:szCs w:val="24"/>
        </w:rPr>
        <w:t>算法</w:t>
      </w:r>
      <w:r w:rsidR="00B81DB3">
        <w:rPr>
          <w:rFonts w:ascii="Times New Roman" w:eastAsia="宋体" w:hAnsi="Times New Roman" w:cs="Times New Roman" w:hint="eastAsia"/>
          <w:kern w:val="0"/>
          <w:sz w:val="24"/>
          <w:szCs w:val="24"/>
        </w:rPr>
        <w:t>效果更好，本研究</w:t>
      </w:r>
      <w:r w:rsidR="00B81DB3" w:rsidRPr="00B81DB3">
        <w:rPr>
          <w:rFonts w:ascii="Times New Roman" w:eastAsia="宋体" w:hAnsi="Times New Roman" w:cs="Times New Roman"/>
          <w:kern w:val="0"/>
          <w:sz w:val="24"/>
          <w:szCs w:val="24"/>
        </w:rPr>
        <w:t>对未来空天观测资源传感网络的</w:t>
      </w:r>
      <w:r w:rsidR="00B81DB3" w:rsidRPr="00B81DB3">
        <w:rPr>
          <w:rFonts w:ascii="Times New Roman" w:eastAsia="宋体" w:hAnsi="Times New Roman" w:cs="Times New Roman" w:hint="eastAsia"/>
          <w:kern w:val="0"/>
          <w:sz w:val="24"/>
          <w:szCs w:val="24"/>
        </w:rPr>
        <w:t>管控提供了技术支撑</w:t>
      </w:r>
      <w:r w:rsidR="00B81DB3" w:rsidRPr="00B81DB3">
        <w:rPr>
          <w:rFonts w:ascii="Times New Roman" w:eastAsia="宋体" w:hAnsi="Times New Roman" w:cs="Times New Roman"/>
          <w:kern w:val="0"/>
          <w:sz w:val="24"/>
          <w:szCs w:val="24"/>
        </w:rPr>
        <w:t>。</w:t>
      </w:r>
    </w:p>
    <w:p w14:paraId="5D8F62A6" w14:textId="77777777" w:rsidR="007A4C3A" w:rsidRPr="007A4C3A" w:rsidRDefault="007121E6" w:rsidP="007A4C3A">
      <w:pPr>
        <w:widowControl/>
        <w:spacing w:before="100" w:beforeAutospacing="1" w:after="100" w:afterAutospacing="1"/>
        <w:jc w:val="left"/>
        <w:rPr>
          <w:rFonts w:ascii="Arial" w:hAnsi="Arial" w:cs="Arial"/>
          <w:kern w:val="0"/>
          <w:sz w:val="24"/>
          <w:szCs w:val="24"/>
        </w:rPr>
      </w:pPr>
      <w:r w:rsidRPr="007017D7">
        <w:rPr>
          <w:rFonts w:ascii="Arial" w:hAnsi="Arial" w:cs="Arial" w:hint="eastAsia"/>
          <w:kern w:val="0"/>
          <w:sz w:val="24"/>
          <w:szCs w:val="24"/>
        </w:rPr>
        <w:t>参考文献</w:t>
      </w:r>
      <w:r w:rsidR="00F51840">
        <w:fldChar w:fldCharType="begin"/>
      </w:r>
      <w:r w:rsidR="00F51840">
        <w:instrText xml:space="preserve"> ADDIN NE.Bib</w:instrText>
      </w:r>
      <w:r w:rsidR="00F51840">
        <w:fldChar w:fldCharType="separate"/>
      </w:r>
    </w:p>
    <w:p w14:paraId="60C8563D"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[1]</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李德仁</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论军民深度融合的通导遥一体化</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空天信息实时智能服务系统</w:t>
      </w:r>
      <w:r>
        <w:rPr>
          <w:rFonts w:ascii="Times New Roman" w:hAnsi="Times New Roman" w:cs="Times New Roman"/>
          <w:color w:val="000000"/>
          <w:kern w:val="0"/>
          <w:sz w:val="20"/>
          <w:szCs w:val="20"/>
        </w:rPr>
        <w:t xml:space="preserve">[J]. </w:t>
      </w:r>
      <w:r>
        <w:rPr>
          <w:rFonts w:ascii="宋体" w:eastAsia="宋体" w:hAnsi="Times New Roman" w:cs="宋体" w:hint="eastAsia"/>
          <w:color w:val="000000"/>
          <w:kern w:val="0"/>
          <w:sz w:val="20"/>
          <w:szCs w:val="20"/>
        </w:rPr>
        <w:t>军民两用技术与产品</w:t>
      </w:r>
      <w:r>
        <w:rPr>
          <w:rFonts w:ascii="Times New Roman" w:hAnsi="Times New Roman" w:cs="Times New Roman"/>
          <w:color w:val="000000"/>
          <w:kern w:val="0"/>
          <w:sz w:val="20"/>
          <w:szCs w:val="20"/>
        </w:rPr>
        <w:t>, 2018(15):14-17.</w:t>
      </w:r>
    </w:p>
    <w:p w14:paraId="00A15D7F"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[2]</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阮启明</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谭跃进</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李永太</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基于约束满足的多星对区域目标观测活动协同</w:t>
      </w:r>
      <w:r>
        <w:rPr>
          <w:rFonts w:ascii="Times New Roman" w:hAnsi="Times New Roman" w:cs="Times New Roman"/>
          <w:color w:val="000000"/>
          <w:kern w:val="0"/>
          <w:sz w:val="20"/>
          <w:szCs w:val="20"/>
        </w:rPr>
        <w:t xml:space="preserve">[J]. </w:t>
      </w:r>
      <w:r>
        <w:rPr>
          <w:rFonts w:ascii="宋体" w:eastAsia="宋体" w:hAnsi="Times New Roman" w:cs="宋体" w:hint="eastAsia"/>
          <w:color w:val="000000"/>
          <w:kern w:val="0"/>
          <w:sz w:val="20"/>
          <w:szCs w:val="20"/>
        </w:rPr>
        <w:t>宇航学报</w:t>
      </w:r>
      <w:r>
        <w:rPr>
          <w:rFonts w:ascii="Times New Roman" w:hAnsi="Times New Roman" w:cs="Times New Roman"/>
          <w:color w:val="000000"/>
          <w:kern w:val="0"/>
          <w:sz w:val="20"/>
          <w:szCs w:val="20"/>
        </w:rPr>
        <w:t>, 2007,28(1):238-242.</w:t>
      </w:r>
    </w:p>
    <w:p w14:paraId="498C83DD"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[3]</w:t>
      </w:r>
      <w:r>
        <w:rPr>
          <w:rFonts w:ascii="Times New Roman" w:hAnsi="Times New Roman" w:cs="Times New Roman"/>
          <w:color w:val="000000"/>
          <w:kern w:val="0"/>
          <w:sz w:val="20"/>
          <w:szCs w:val="20"/>
        </w:rPr>
        <w:tab/>
      </w:r>
      <w:bookmarkStart w:id="36" w:name="_nebED05A3FB_CF16_4ED3_9DAD_B981722CA699"/>
      <w:r>
        <w:rPr>
          <w:rFonts w:ascii="宋体" w:eastAsia="宋体" w:hAnsi="Times New Roman" w:cs="宋体" w:hint="eastAsia"/>
          <w:color w:val="000000"/>
          <w:kern w:val="0"/>
          <w:sz w:val="20"/>
          <w:szCs w:val="20"/>
        </w:rPr>
        <w:t>贺川</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朱晓敏</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邱涤珊</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面向应急成像观测任务的多星协同调度方法</w:t>
      </w:r>
      <w:r>
        <w:rPr>
          <w:rFonts w:ascii="Times New Roman" w:hAnsi="Times New Roman" w:cs="Times New Roman"/>
          <w:color w:val="000000"/>
          <w:kern w:val="0"/>
          <w:sz w:val="20"/>
          <w:szCs w:val="20"/>
        </w:rPr>
        <w:t xml:space="preserve">[J]. </w:t>
      </w:r>
      <w:r>
        <w:rPr>
          <w:rFonts w:ascii="宋体" w:eastAsia="宋体" w:hAnsi="Times New Roman" w:cs="宋体" w:hint="eastAsia"/>
          <w:color w:val="000000"/>
          <w:kern w:val="0"/>
          <w:sz w:val="20"/>
          <w:szCs w:val="20"/>
        </w:rPr>
        <w:t>系统工程与电子技术</w:t>
      </w:r>
      <w:r>
        <w:rPr>
          <w:rFonts w:ascii="Times New Roman" w:hAnsi="Times New Roman" w:cs="Times New Roman"/>
          <w:color w:val="000000"/>
          <w:kern w:val="0"/>
          <w:sz w:val="20"/>
          <w:szCs w:val="20"/>
        </w:rPr>
        <w:t>, 2012,34(4):726-731.</w:t>
      </w:r>
      <w:bookmarkEnd w:id="36"/>
    </w:p>
    <w:p w14:paraId="2EAB8E01"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[4]</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田菁</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多</w:t>
      </w:r>
      <w:r w:rsidR="00EC6CC3">
        <w:rPr>
          <w:rFonts w:ascii="宋体" w:eastAsia="宋体" w:hAnsi="Times New Roman" w:cs="宋体" w:hint="eastAsia"/>
          <w:color w:val="000000"/>
          <w:kern w:val="0"/>
          <w:sz w:val="20"/>
          <w:szCs w:val="20"/>
        </w:rPr>
        <w:t>UAV</w:t>
      </w:r>
      <w:r>
        <w:rPr>
          <w:rFonts w:ascii="宋体" w:eastAsia="宋体" w:hAnsi="Times New Roman" w:cs="宋体" w:hint="eastAsia"/>
          <w:color w:val="000000"/>
          <w:kern w:val="0"/>
          <w:sz w:val="20"/>
          <w:szCs w:val="20"/>
        </w:rPr>
        <w:t>协同侦察任务规划问题建模与优化技术研究</w:t>
      </w:r>
      <w:r>
        <w:rPr>
          <w:rFonts w:ascii="Times New Roman" w:hAnsi="Times New Roman" w:cs="Times New Roman"/>
          <w:color w:val="000000"/>
          <w:kern w:val="0"/>
          <w:sz w:val="20"/>
          <w:szCs w:val="20"/>
        </w:rPr>
        <w:t xml:space="preserve">[D]. </w:t>
      </w:r>
      <w:r>
        <w:rPr>
          <w:rFonts w:ascii="宋体" w:eastAsia="宋体" w:hAnsi="Times New Roman" w:cs="宋体" w:hint="eastAsia"/>
          <w:color w:val="000000"/>
          <w:kern w:val="0"/>
          <w:sz w:val="20"/>
          <w:szCs w:val="20"/>
        </w:rPr>
        <w:t>国防科学技术大学</w:t>
      </w:r>
      <w:r>
        <w:rPr>
          <w:rFonts w:ascii="Times New Roman" w:hAnsi="Times New Roman" w:cs="Times New Roman"/>
          <w:color w:val="000000"/>
          <w:kern w:val="0"/>
          <w:sz w:val="20"/>
          <w:szCs w:val="20"/>
        </w:rPr>
        <w:t>, 2007.</w:t>
      </w:r>
    </w:p>
    <w:p w14:paraId="06737DB4"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[5]</w:t>
      </w:r>
      <w:r>
        <w:rPr>
          <w:rFonts w:ascii="Times New Roman" w:hAnsi="Times New Roman" w:cs="Times New Roman"/>
          <w:color w:val="000000"/>
          <w:kern w:val="0"/>
          <w:sz w:val="20"/>
          <w:szCs w:val="20"/>
        </w:rPr>
        <w:tab/>
      </w:r>
      <w:bookmarkStart w:id="37" w:name="_neb9A2FE847_820D_4CE4_94C1_197EC3B23955"/>
      <w:r>
        <w:rPr>
          <w:rFonts w:ascii="宋体" w:eastAsia="宋体" w:hAnsi="Times New Roman" w:cs="宋体" w:hint="eastAsia"/>
          <w:color w:val="000000"/>
          <w:kern w:val="0"/>
          <w:sz w:val="20"/>
          <w:szCs w:val="20"/>
        </w:rPr>
        <w:t>王强</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张安</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宋志蛟</w:t>
      </w:r>
      <w:r>
        <w:rPr>
          <w:rFonts w:ascii="Times New Roman" w:hAnsi="Times New Roman" w:cs="Times New Roman"/>
          <w:color w:val="000000"/>
          <w:kern w:val="0"/>
          <w:sz w:val="20"/>
          <w:szCs w:val="20"/>
        </w:rPr>
        <w:t>. UAV</w:t>
      </w:r>
      <w:r>
        <w:rPr>
          <w:rFonts w:ascii="宋体" w:eastAsia="宋体" w:hAnsi="Times New Roman" w:cs="宋体" w:hint="eastAsia"/>
          <w:color w:val="000000"/>
          <w:kern w:val="0"/>
          <w:sz w:val="20"/>
          <w:szCs w:val="20"/>
        </w:rPr>
        <w:t>协同任务分配的改进</w:t>
      </w:r>
      <w:r>
        <w:rPr>
          <w:rFonts w:ascii="Times New Roman" w:hAnsi="Times New Roman" w:cs="Times New Roman"/>
          <w:color w:val="000000"/>
          <w:kern w:val="0"/>
          <w:sz w:val="20"/>
          <w:szCs w:val="20"/>
        </w:rPr>
        <w:t>DPSO</w:t>
      </w:r>
      <w:r>
        <w:rPr>
          <w:rFonts w:ascii="宋体" w:eastAsia="宋体" w:hAnsi="Times New Roman" w:cs="宋体" w:hint="eastAsia"/>
          <w:color w:val="000000"/>
          <w:kern w:val="0"/>
          <w:sz w:val="20"/>
          <w:szCs w:val="20"/>
        </w:rPr>
        <w:t>算法仿真研究</w:t>
      </w:r>
      <w:r>
        <w:rPr>
          <w:rFonts w:ascii="Times New Roman" w:hAnsi="Times New Roman" w:cs="Times New Roman"/>
          <w:color w:val="000000"/>
          <w:kern w:val="0"/>
          <w:sz w:val="20"/>
          <w:szCs w:val="20"/>
        </w:rPr>
        <w:t xml:space="preserve">[J]. </w:t>
      </w:r>
      <w:r>
        <w:rPr>
          <w:rFonts w:ascii="宋体" w:eastAsia="宋体" w:hAnsi="Times New Roman" w:cs="宋体" w:hint="eastAsia"/>
          <w:color w:val="000000"/>
          <w:kern w:val="0"/>
          <w:sz w:val="20"/>
          <w:szCs w:val="20"/>
        </w:rPr>
        <w:t>系统仿真学报</w:t>
      </w:r>
      <w:r>
        <w:rPr>
          <w:rFonts w:ascii="Times New Roman" w:hAnsi="Times New Roman" w:cs="Times New Roman"/>
          <w:color w:val="000000"/>
          <w:kern w:val="0"/>
          <w:sz w:val="20"/>
          <w:szCs w:val="20"/>
        </w:rPr>
        <w:t>, 2014,26(05):1149-1155.</w:t>
      </w:r>
      <w:bookmarkEnd w:id="37"/>
    </w:p>
    <w:p w14:paraId="17AA24DB"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[6]</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白国庆</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邢立宁</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贺仁杰</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等</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基于协同进化的多平台联合对地观测优化调度</w:t>
      </w:r>
      <w:r>
        <w:rPr>
          <w:rFonts w:ascii="Times New Roman" w:hAnsi="Times New Roman" w:cs="Times New Roman"/>
          <w:color w:val="000000"/>
          <w:kern w:val="0"/>
          <w:sz w:val="20"/>
          <w:szCs w:val="20"/>
        </w:rPr>
        <w:t xml:space="preserve">[J]. </w:t>
      </w:r>
      <w:r>
        <w:rPr>
          <w:rFonts w:ascii="宋体" w:eastAsia="宋体" w:hAnsi="Times New Roman" w:cs="宋体" w:hint="eastAsia"/>
          <w:color w:val="000000"/>
          <w:kern w:val="0"/>
          <w:sz w:val="20"/>
          <w:szCs w:val="20"/>
        </w:rPr>
        <w:t>国防科技大学学报</w:t>
      </w:r>
      <w:r>
        <w:rPr>
          <w:rFonts w:ascii="Times New Roman" w:hAnsi="Times New Roman" w:cs="Times New Roman"/>
          <w:color w:val="000000"/>
          <w:kern w:val="0"/>
          <w:sz w:val="20"/>
          <w:szCs w:val="20"/>
        </w:rPr>
        <w:t>, 2013,35(04):182-188.</w:t>
      </w:r>
    </w:p>
    <w:p w14:paraId="75549D74"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[7]</w:t>
      </w:r>
      <w:r>
        <w:rPr>
          <w:rFonts w:ascii="Times New Roman" w:hAnsi="Times New Roman" w:cs="Times New Roman"/>
          <w:color w:val="000000"/>
          <w:kern w:val="0"/>
          <w:sz w:val="20"/>
          <w:szCs w:val="20"/>
        </w:rPr>
        <w:tab/>
      </w:r>
      <w:bookmarkStart w:id="38" w:name="_nebA44390B9_D806_4332_A7E7_95A138AD4BDD"/>
      <w:r>
        <w:rPr>
          <w:rFonts w:ascii="Times New Roman" w:hAnsi="Times New Roman" w:cs="Times New Roman"/>
          <w:color w:val="000000"/>
          <w:kern w:val="0"/>
          <w:sz w:val="20"/>
          <w:szCs w:val="20"/>
        </w:rPr>
        <w:t>Herold T M, Abramson M R, Kahn A C, et al. Asynchronous, distributed optimization for the coordinated planning of air and space assets: AIAA Infotech at Aerospace 2010, 2010[C].2010.</w:t>
      </w:r>
      <w:bookmarkEnd w:id="38"/>
    </w:p>
    <w:p w14:paraId="4A295850"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[8]</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余婧</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空天对地观测资源协同任务规划关键技术研究</w:t>
      </w:r>
      <w:r>
        <w:rPr>
          <w:rFonts w:ascii="Times New Roman" w:hAnsi="Times New Roman" w:cs="Times New Roman"/>
          <w:color w:val="000000"/>
          <w:kern w:val="0"/>
          <w:sz w:val="20"/>
          <w:szCs w:val="20"/>
        </w:rPr>
        <w:t xml:space="preserve">[D]. </w:t>
      </w:r>
      <w:r>
        <w:rPr>
          <w:rFonts w:ascii="宋体" w:eastAsia="宋体" w:hAnsi="Times New Roman" w:cs="宋体" w:hint="eastAsia"/>
          <w:color w:val="000000"/>
          <w:kern w:val="0"/>
          <w:sz w:val="20"/>
          <w:szCs w:val="20"/>
        </w:rPr>
        <w:t>国防科学技术大学</w:t>
      </w:r>
      <w:r>
        <w:rPr>
          <w:rFonts w:ascii="Times New Roman" w:hAnsi="Times New Roman" w:cs="Times New Roman"/>
          <w:color w:val="000000"/>
          <w:kern w:val="0"/>
          <w:sz w:val="20"/>
          <w:szCs w:val="20"/>
        </w:rPr>
        <w:t>, 2011.</w:t>
      </w:r>
    </w:p>
    <w:p w14:paraId="2F2DC191"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 xml:space="preserve"> [9]</w:t>
      </w:r>
      <w:r>
        <w:rPr>
          <w:rFonts w:ascii="Times New Roman" w:hAnsi="Times New Roman" w:cs="Times New Roman"/>
          <w:color w:val="000000"/>
          <w:kern w:val="0"/>
          <w:sz w:val="20"/>
          <w:szCs w:val="20"/>
        </w:rPr>
        <w:tab/>
      </w:r>
      <w:bookmarkStart w:id="39" w:name="_neb7755B018_CCE3_4D6F_82F4_9D826F3C6FD8"/>
      <w:r>
        <w:rPr>
          <w:rFonts w:ascii="Times New Roman" w:hAnsi="Times New Roman" w:cs="Times New Roman"/>
          <w:color w:val="000000"/>
          <w:kern w:val="0"/>
          <w:sz w:val="20"/>
          <w:szCs w:val="20"/>
        </w:rPr>
        <w:t>Li J, Li J, Zhong Z, et al. Space-air resources multi-phase cooperation task planning approach based on heterogeneous MAS model[J]. Hangkong Xuebao/Acta Aeronautica et Astronautica Sinica, 2013,34(7):1682-1697.</w:t>
      </w:r>
      <w:bookmarkEnd w:id="39"/>
    </w:p>
    <w:p w14:paraId="09679C9D"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[10]</w:t>
      </w:r>
      <w:r>
        <w:rPr>
          <w:rFonts w:ascii="Times New Roman" w:hAnsi="Times New Roman" w:cs="Times New Roman"/>
          <w:color w:val="000000"/>
          <w:kern w:val="0"/>
          <w:sz w:val="20"/>
          <w:szCs w:val="20"/>
        </w:rPr>
        <w:tab/>
      </w:r>
      <w:r>
        <w:rPr>
          <w:rFonts w:ascii="宋体" w:eastAsia="宋体" w:hAnsi="Times New Roman" w:cs="宋体" w:hint="eastAsia"/>
          <w:color w:val="000000"/>
          <w:kern w:val="0"/>
          <w:sz w:val="20"/>
          <w:szCs w:val="20"/>
        </w:rPr>
        <w:t>梁星星</w:t>
      </w:r>
      <w:r>
        <w:rPr>
          <w:rFonts w:ascii="Times New Roman" w:hAnsi="Times New Roman" w:cs="Times New Roman"/>
          <w:color w:val="000000"/>
          <w:kern w:val="0"/>
          <w:sz w:val="20"/>
          <w:szCs w:val="20"/>
        </w:rPr>
        <w:t xml:space="preserve">. </w:t>
      </w:r>
      <w:r>
        <w:rPr>
          <w:rFonts w:ascii="宋体" w:eastAsia="宋体" w:hAnsi="Times New Roman" w:cs="宋体" w:hint="eastAsia"/>
          <w:color w:val="000000"/>
          <w:kern w:val="0"/>
          <w:sz w:val="20"/>
          <w:szCs w:val="20"/>
        </w:rPr>
        <w:t>面向海上移动目标跟踪观测的空天协同任务规划研究</w:t>
      </w:r>
      <w:r>
        <w:rPr>
          <w:rFonts w:ascii="Times New Roman" w:hAnsi="Times New Roman" w:cs="Times New Roman"/>
          <w:color w:val="000000"/>
          <w:kern w:val="0"/>
          <w:sz w:val="20"/>
          <w:szCs w:val="20"/>
        </w:rPr>
        <w:t xml:space="preserve">[D]. </w:t>
      </w:r>
      <w:r>
        <w:rPr>
          <w:rFonts w:ascii="宋体" w:eastAsia="宋体" w:hAnsi="Times New Roman" w:cs="宋体" w:hint="eastAsia"/>
          <w:color w:val="000000"/>
          <w:kern w:val="0"/>
          <w:sz w:val="20"/>
          <w:szCs w:val="20"/>
        </w:rPr>
        <w:t>国防科学技术大学</w:t>
      </w:r>
      <w:r>
        <w:rPr>
          <w:rFonts w:ascii="Times New Roman" w:hAnsi="Times New Roman" w:cs="Times New Roman"/>
          <w:color w:val="000000"/>
          <w:kern w:val="0"/>
          <w:sz w:val="20"/>
          <w:szCs w:val="20"/>
        </w:rPr>
        <w:t>, 2016.</w:t>
      </w:r>
    </w:p>
    <w:p w14:paraId="66EFEAB4" w14:textId="77777777" w:rsidR="007A4C3A" w:rsidRDefault="007A4C3A" w:rsidP="007A4C3A">
      <w:pPr>
        <w:autoSpaceDE w:val="0"/>
        <w:autoSpaceDN w:val="0"/>
        <w:adjustRightInd w:val="0"/>
        <w:ind w:left="420" w:hanging="420"/>
        <w:rPr>
          <w:rFonts w:ascii="Times New Roman" w:hAnsi="Times New Roman" w:cs="Times New Roman"/>
          <w:kern w:val="0"/>
          <w:sz w:val="24"/>
          <w:szCs w:val="24"/>
        </w:rPr>
      </w:pPr>
      <w:r>
        <w:rPr>
          <w:rFonts w:ascii="Times New Roman" w:hAnsi="Times New Roman" w:cs="Times New Roman"/>
          <w:color w:val="000000"/>
          <w:kern w:val="0"/>
          <w:sz w:val="20"/>
          <w:szCs w:val="20"/>
        </w:rPr>
        <w:t>[11]</w:t>
      </w:r>
      <w:r>
        <w:rPr>
          <w:rFonts w:ascii="Times New Roman" w:hAnsi="Times New Roman" w:cs="Times New Roman"/>
          <w:color w:val="000000"/>
          <w:kern w:val="0"/>
          <w:sz w:val="20"/>
          <w:szCs w:val="20"/>
        </w:rPr>
        <w:tab/>
      </w:r>
      <w:bookmarkStart w:id="40" w:name="_neb3F8D7E87_57A3_4B08_9EB1_76A6D7075F53"/>
      <w:r>
        <w:rPr>
          <w:rFonts w:ascii="Times New Roman" w:hAnsi="Times New Roman" w:cs="Times New Roman"/>
          <w:color w:val="000000"/>
          <w:kern w:val="0"/>
          <w:sz w:val="20"/>
          <w:szCs w:val="20"/>
        </w:rPr>
        <w:t>Wu G, Pedrycz W, Li H, et al. Coordinated Planning of Heterogeneous Earth Observation Resources[J]. IEEE Transactions on Systems, Man, and Cybernetics: Systems, 2016,46(1):109-125.</w:t>
      </w:r>
      <w:bookmarkEnd w:id="40"/>
    </w:p>
    <w:p w14:paraId="1D0BFA06" w14:textId="77777777" w:rsidR="00292346" w:rsidRPr="007A4C3A" w:rsidRDefault="00F51840" w:rsidP="007A4C3A">
      <w:pPr>
        <w:autoSpaceDE w:val="0"/>
        <w:autoSpaceDN w:val="0"/>
        <w:adjustRightInd w:val="0"/>
        <w:jc w:val="left"/>
        <w:rPr>
          <w:rFonts w:ascii="Times New Roman" w:hAnsi="Times New Roman" w:cs="Times New Roman"/>
          <w:kern w:val="0"/>
          <w:sz w:val="24"/>
          <w:szCs w:val="24"/>
        </w:rPr>
      </w:pPr>
      <w:r>
        <w:fldChar w:fldCharType="end"/>
      </w:r>
      <w:r>
        <w:fldChar w:fldCharType="begin"/>
      </w:r>
      <w:r>
        <w:instrText xml:space="preserve"> ADDIN NE.Rep</w:instrText>
      </w:r>
      <w:r>
        <w:fldChar w:fldCharType="end"/>
      </w:r>
    </w:p>
    <w:sectPr w:rsidR="00292346" w:rsidRPr="007A4C3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wu guohua" w:date="2019-07-13T13:24:00Z" w:initials="wg">
    <w:p w14:paraId="67A6E3D6" w14:textId="77777777" w:rsidR="00635242" w:rsidRDefault="0063524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6E3D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6E3D6" w16cid:durableId="20D45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E202F" w14:textId="77777777" w:rsidR="001C6C05" w:rsidRDefault="001C6C05" w:rsidP="00D515D2">
      <w:r>
        <w:separator/>
      </w:r>
    </w:p>
  </w:endnote>
  <w:endnote w:type="continuationSeparator" w:id="0">
    <w:p w14:paraId="38F32BBF" w14:textId="77777777" w:rsidR="001C6C05" w:rsidRDefault="001C6C05" w:rsidP="00D51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32E38" w14:textId="77777777" w:rsidR="001C6C05" w:rsidRDefault="001C6C05" w:rsidP="00D515D2">
      <w:r>
        <w:separator/>
      </w:r>
    </w:p>
  </w:footnote>
  <w:footnote w:type="continuationSeparator" w:id="0">
    <w:p w14:paraId="60AB9043" w14:textId="77777777" w:rsidR="001C6C05" w:rsidRDefault="001C6C05" w:rsidP="00D515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2C55F8"/>
    <w:multiLevelType w:val="multilevel"/>
    <w:tmpl w:val="22740EBC"/>
    <w:lvl w:ilvl="0">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7752424"/>
    <w:multiLevelType w:val="hybridMultilevel"/>
    <w:tmpl w:val="3AECC068"/>
    <w:lvl w:ilvl="0" w:tplc="1CA2B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8065F7"/>
    <w:multiLevelType w:val="hybridMultilevel"/>
    <w:tmpl w:val="4552C084"/>
    <w:lvl w:ilvl="0" w:tplc="1D9AE1C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132C4C"/>
    <w:multiLevelType w:val="hybridMultilevel"/>
    <w:tmpl w:val="EEE8F71E"/>
    <w:lvl w:ilvl="0" w:tplc="816A62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u guohua">
    <w15:presenceInfo w15:providerId="Windows Live" w15:userId="b52286990ba079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1F1BC15B-80E3-4E28-9486-B944EC333FA7}" w:val=" ADDIN NE.Ref.{1F1BC15B-80E3-4E28-9486-B944EC333FA7}&lt;Citation&gt;&lt;Group&gt;&lt;References&gt;&lt;Item&gt;&lt;ID&gt;160&lt;/ID&gt;&lt;UID&gt;{A44390B9-D806-4332-A7E7-95A138AD4BDD}&lt;/UID&gt;&lt;Title&gt;Asynchronous, distributed optimization for the coordinated planning of air and space assets&lt;/Title&gt;&lt;Template&gt;Conference Proceedings&lt;/Template&gt;&lt;Star&gt;0&lt;/Star&gt;&lt;Tag&gt;0&lt;/Tag&gt;&lt;Author&gt;Herold, T M; Abramson, M R; Kahn, A C; Kolitz, S E; Balakrishnan, H&lt;/Author&gt;&lt;Year&gt;2010&lt;/Year&gt;&lt;Details&gt;&lt;_date_display&gt;2010&lt;/_date_display&gt;&lt;_date&gt;2010-01-01&lt;/_date&gt;&lt;_secondary_title&gt;AIAA Infotech at Aerospace 2010&lt;/_secondary_title&gt;&lt;_short_title&gt;AIAA Infotech at Aerospace 2010&lt;/_short_title&gt;&lt;_url&gt;https://www.scopus.com/inward/record.uri?eid=2-s2.0-78650031134&amp;amp;partnerID=40&amp;amp;md5=6a5923e6a0df8671a897cf0dd0892d3d&lt;/_url&gt;&lt;_created&gt;62865716&lt;/_created&gt;&lt;_modified&gt;62865716&lt;/_modified&gt;&lt;/Details&gt;&lt;Extra&gt;&lt;DBUID&gt;{C226F3F4-D9AF-46FC-8567-6CC1EA47D4B5}&lt;/DBUID&gt;&lt;/Extra&gt;&lt;/Item&gt;&lt;/References&gt;&lt;/Group&gt;&lt;/Citation&gt;_x000a_"/>
    <w:docVar w:name="NE.Ref{334684F6-2C29-460B-8A69-9D3156A253C6}" w:val=" ADDIN NE.Ref.{334684F6-2C29-460B-8A69-9D3156A253C6}&lt;Citation&gt;&lt;Group&gt;&lt;References&gt;&lt;Item&gt;&lt;ID&gt;136&lt;/ID&gt;&lt;UID&gt;{A1E6E04C-FD12-4D53-90B9-AB2771CC6DDB}&lt;/UID&gt;&lt;Title&gt;基于约束满足的多星对区域目标观测活动协同&lt;/Title&gt;&lt;Template&gt;Journal Article&lt;/Template&gt;&lt;Star&gt;0&lt;/Star&gt;&lt;Tag&gt;0&lt;/Tag&gt;&lt;Author&gt;阮启明; 谭跃进; 李永太; 陈英武; 贺仁杰&lt;/Author&gt;&lt;Year&gt;2007&lt;/Year&gt;&lt;Details&gt;&lt;_author_adr&gt;总参61研究所; 国防科学技术大学; 总参谋部第61研究所; 国防科学技术大学; 国防科学技术大学&lt;/_author_adr&gt;&lt;_db_provider&gt;北京万方数据股份有限公司&lt;/_db_provider&gt;&lt;_doi&gt;10.3321/j.issn:1000-1328.2007.01.045&lt;/_doi&gt;&lt;_isbn&gt;1000-1328&lt;/_isbn&gt;&lt;_issue&gt;1&lt;/_issue&gt;&lt;_journal&gt;宇航学报&lt;/_journal&gt;&lt;_keywords&gt;约束满足; 对地观测卫星; 区域目标; 协同; 约束传播&lt;/_keywords&gt;&lt;_language&gt;chi&lt;/_language&gt;&lt;_pages&gt;238-242&lt;/_pages&gt;&lt;_translated_author&gt;Qi-ming, RUAN; Yue-jin, TAN; Yong-tai, L I; Ying-wu, CHEN; Ren-jie, H E&lt;/_translated_author&gt;&lt;_translated_title&gt;Using Constraint Satisfaction to Cooperate Satellites&amp;apos; Activities for the Mission of Area Target Observation&lt;/_translated_title&gt;&lt;_url&gt;http://www.wanfangdata.com.cn/details/detail.do?_type=perio&amp;amp;id=yhxb200701045&lt;/_url&gt;&lt;_volume&gt;28&lt;/_volume&gt;&lt;_created&gt;62865681&lt;/_created&gt;&lt;_modified&gt;62865694&lt;/_modified&gt;&lt;_collection_scope&gt;CSCD;PKU;EI&lt;/_collection_scope&gt;&lt;/Details&gt;&lt;Extra&gt;&lt;DBUID&gt;{C226F3F4-D9AF-46FC-8567-6CC1EA47D4B5}&lt;/DBUID&gt;&lt;/Extra&gt;&lt;/Item&gt;&lt;/References&gt;&lt;/Group&gt;&lt;/Citation&gt;_x000a_"/>
    <w:docVar w:name="NE.Ref{39B78315-EBC4-48FF-BADB-D09A399E9236}" w:val=" ADDIN NE.Ref.{39B78315-EBC4-48FF-BADB-D09A399E9236}&lt;Citation&gt;&lt;Group&gt;&lt;References&gt;&lt;Item&gt;&lt;ID&gt;153&lt;/ID&gt;&lt;UID&gt;{ED05A3FB-CF16-4ED3-9DAD-B981722CA699}&lt;/UID&gt;&lt;Title&gt;面向应急成像观测任务的多星协同调度方法&lt;/Title&gt;&lt;Template&gt;Journal Article&lt;/Template&gt;&lt;Star&gt;0&lt;/Star&gt;&lt;Tag&gt;0&lt;/Tag&gt;&lt;Author&gt;贺川; 朱晓敏; 邱涤珊&lt;/Author&gt;&lt;Year&gt;2012&lt;/Year&gt;&lt;Details&gt;&lt;_author_adr&gt;国防科学技术大学; 国防科学技术大学; 国防科学技术大学&lt;/_author_adr&gt;&lt;_db_provider&gt;北京万方数据股份有限公司&lt;/_db_provider&gt;&lt;_doi&gt;10.3969/j.issn.1001-506X.2012.04.16&lt;/_doi&gt;&lt;_isbn&gt;1001-506X&lt;/_isbn&gt;&lt;_issue&gt;4&lt;/_issue&gt;&lt;_journal&gt;系统工程与电子技术&lt;/_journal&gt;&lt;_keywords&gt;多星协同调度; 成像侦察; 改进粒子群优化算法; 约束满足; 应急&lt;/_keywords&gt;&lt;_language&gt;chi&lt;/_language&gt;&lt;_pages&gt;726-731&lt;/_pages&gt;&lt;_translated_author&gt;Chuan, H E; Xiao-min, ZHU; Di-shan, QIU&lt;/_translated_author&gt;&lt;_translated_title&gt;Cooperative scheduling method of multi-satellites for imaging reconnaissance in emergency condition&lt;/_translated_title&gt;&lt;_url&gt;http://www.wanfangdata.com.cn/details/detail.do?_type=perio&amp;amp;id=xtgcydzjs201204016&lt;/_url&gt;&lt;_volume&gt;34&lt;/_volume&gt;&lt;_created&gt;62865697&lt;/_created&gt;&lt;_modified&gt;62865697&lt;/_modified&gt;&lt;_collection_scope&gt;CSCD;PKU;EI&lt;/_collection_scope&gt;&lt;/Details&gt;&lt;Extra&gt;&lt;DBUID&gt;{C226F3F4-D9AF-46FC-8567-6CC1EA47D4B5}&lt;/DBUID&gt;&lt;/Extra&gt;&lt;/Item&gt;&lt;/References&gt;&lt;/Group&gt;&lt;/Citation&gt;_x000a_"/>
    <w:docVar w:name="NE.Ref{3BFD901F-F5A6-4EBA-AC25-661611489097}" w:val=" ADDIN NE.Ref.{3BFD901F-F5A6-4EBA-AC25-661611489097}&lt;Citation&gt;&lt;Group&gt;&lt;References&gt;&lt;Item&gt;&lt;ID&gt;159&lt;/ID&gt;&lt;UID&gt;{7755B018-CCE3-4D6F-82F4-9D826F3C6FD8}&lt;/UID&gt;&lt;Title&gt;Space-air resources multi-phase cooperation task planning approach based on heterogeneous MAS model&lt;/Title&gt;&lt;Template&gt;Journal Article&lt;/Template&gt;&lt;Star&gt;0&lt;/Star&gt;&lt;Tag&gt;0&lt;/Tag&gt;&lt;Author&gt;Li, J; Li, J; Zhong, Z; Jing, N; Hu, W&lt;/Author&gt;&lt;Year&gt;2013&lt;/Year&gt;&lt;Details&gt;&lt;_alternate_title&gt;Hangkong Xuebao/Acta Aeronautica et Astronautica Sinica&lt;/_alternate_title&gt;&lt;_date_display&gt;2013&lt;/_date_display&gt;&lt;_date&gt;2013-01-01&lt;/_date&gt;&lt;_doi&gt;10.7527/S1000-6893.2013.0284&lt;/_doi&gt;&lt;_issue&gt;7&lt;/_issue&gt;&lt;_journal&gt;Hangkong Xuebao/Acta Aeronautica et Astronautica Sinica&lt;/_journal&gt;&lt;_pages&gt;1682-1697&lt;/_pages&gt;&lt;_url&gt;https://www.scopus.com/inward/record.uri?eid=2-s2.0-84881575680&amp;amp;doi=10.7527%2fS1000-6893.2013.0284&amp;amp;partnerID=40&amp;amp;md5=e273796eb7b52405de64688f57bcf6ff&lt;/_url&gt;&lt;_volume&gt;34&lt;/_volume&gt;&lt;_created&gt;62865714&lt;/_created&gt;&lt;_modified&gt;62865714&lt;/_modified&gt;&lt;/Details&gt;&lt;Extra&gt;&lt;DBUID&gt;{C226F3F4-D9AF-46FC-8567-6CC1EA47D4B5}&lt;/DBUID&gt;&lt;/Extra&gt;&lt;/Item&gt;&lt;/References&gt;&lt;/Group&gt;&lt;/Citation&gt;_x000a_"/>
    <w:docVar w:name="NE.Ref{3CF22912-9B83-4D92-B92D-1FED5C162BFE}" w:val=" ADDIN NE.Ref.{3CF22912-9B83-4D92-B92D-1FED5C162BFE}&lt;Citation&gt;&lt;Group&gt;&lt;References&gt;&lt;Item&gt;&lt;ID&gt;157&lt;/ID&gt;&lt;UID&gt;{C08DDE52-49D0-4E58-915F-282F301C56BB}&lt;/UID&gt;&lt;Title&gt;空天对地观测资源协同任务规划关键技术研究&lt;/Title&gt;&lt;Template&gt;Thesis&lt;/Template&gt;&lt;Star&gt;0&lt;/Star&gt;&lt;Tag&gt;0&lt;/Tag&gt;&lt;Author&gt;余婧&lt;/Author&gt;&lt;Year&gt;2011&lt;/Year&gt;&lt;Details&gt;&lt;_db_provider&gt;CNKI&lt;/_db_provider&gt;&lt;_keywords&gt;协同规划;;任务规划;;飞艇;;对地观测卫星;;SWO算法;;成像质量;; ArcGIS&lt;/_keywords&gt;&lt;_publisher&gt;国防科学技术大学&lt;/_publisher&gt;&lt;_tertiary_author&gt;李军&lt;/_tertiary_author&gt;&lt;_type_work&gt;硕士&lt;/_type_work&gt;&lt;_created&gt;62865707&lt;/_created&gt;&lt;_modified&gt;62865707&lt;/_modified&gt;&lt;_translated_author&gt;Yu, Jing&lt;/_translated_author&gt;&lt;_translated_tertiary_author&gt;Li, Jun&lt;/_translated_tertiary_author&gt;&lt;/Details&gt;&lt;Extra&gt;&lt;DBUID&gt;{C226F3F4-D9AF-46FC-8567-6CC1EA47D4B5}&lt;/DBUID&gt;&lt;/Extra&gt;&lt;/Item&gt;&lt;/References&gt;&lt;/Group&gt;&lt;/Citation&gt;_x000a_"/>
    <w:docVar w:name="NE.Ref{52F58E11-359D-444F-8E48-F1E6A6DF2C9D}" w:val=" ADDIN NE.Ref.{52F58E11-359D-444F-8E48-F1E6A6DF2C9D}&lt;Citation&gt;&lt;Group&gt;&lt;References&gt;&lt;Item&gt;&lt;ID&gt;156&lt;/ID&gt;&lt;UID&gt;{B19D594B-7153-4377-921F-ABA3D80BB83F}&lt;/UID&gt;&lt;Title&gt;Asynchronous, Distributed Optimization for the Coordinated Planning of Air and Space Assets&lt;/Title&gt;&lt;Template&gt;Conference Proceedings&lt;/Template&gt;&lt;Star&gt;0&lt;/Star&gt;&lt;Tag&gt;0&lt;/Tag&gt;&lt;Author&gt;Herold, T; Abramson, M; Balakrishnan, H; Kahn, A; Kolitz, S&lt;/Author&gt;&lt;Year&gt;0&lt;/Year&gt;&lt;Details&gt;&lt;_author_adr&gt;Massachusetts Institute of Techonology, Somerville, MA; Draper Laboratory, Cambridge, MA; Massachusetts Institute of Technology, Cambridge, MA; Draper Laboratory, Cambridge, MA; Draper Laboratory, Cambridge, MA&lt;/_author_adr&gt;&lt;_db_provider&gt;北京万方数据股份有限公司&lt;/_db_provider&gt;&lt;_language&gt;eng&lt;/_language&gt;&lt;_pages&gt;1-10&lt;/_pages&gt;&lt;_place_published&gt;Atlanta, GA(US)&lt;/_place_published&gt;&lt;_secondary_title&gt;AIAA Infotech@Aerospace&lt;/_secondary_title&gt;&lt;_tertiary_title&gt;AIAA Infotech@Aerospace 2010&lt;/_tertiary_title&gt;&lt;_url&gt;http://www.wanfangdata.com.cn/details/detail.do?_type=conference&amp;amp;id=CC0211539460&lt;/_url&gt;&lt;_created&gt;62865705&lt;/_created&gt;&lt;_modified&gt;62865705&lt;/_modified&gt;&lt;/Details&gt;&lt;Extra&gt;&lt;DBUID&gt;{C226F3F4-D9AF-46FC-8567-6CC1EA47D4B5}&lt;/DBUID&gt;&lt;/Extra&gt;&lt;/Item&gt;&lt;/References&gt;&lt;/Group&gt;&lt;/Citation&gt;_x000a_"/>
    <w:docVar w:name="NE.Ref{5F874600-0BCF-411E-9B6B-9260C991A05C}" w:val=" ADDIN NE.Ref.{5F874600-0BCF-411E-9B6B-9260C991A05C}&lt;Citation&gt;&lt;Group&gt;&lt;References&gt;&lt;Item&gt;&lt;ID&gt;149&lt;/ID&gt;&lt;UID&gt;{64A6C83B-7AF3-4709-8C20-6A665876F1FA}&lt;/UID&gt;&lt;Title&gt;多无人机协同侦察任务规划问题建模与优化技术研究&lt;/Title&gt;&lt;Template&gt;Thesis&lt;/Template&gt;&lt;Star&gt;0&lt;/Star&gt;&lt;Tag&gt;0&lt;/Tag&gt;&lt;Author&gt;田菁&lt;/Author&gt;&lt;Year&gt;2007&lt;/Year&gt;&lt;Details&gt;&lt;_db_provider&gt;CNKI&lt;/_db_provider&gt;&lt;_keywords&gt;无人机;;侦察;;协同;;建模;;多目标优化;;进化算法&lt;/_keywords&gt;&lt;_publisher&gt;国防科学技术大学&lt;/_publisher&gt;&lt;_tertiary_author&gt;沈林成&lt;/_tertiary_author&gt;&lt;_type_work&gt;博士&lt;/_type_work&gt;&lt;_created&gt;62865681&lt;/_created&gt;&lt;_modified&gt;62865698&lt;/_modified&gt;&lt;_translated_author&gt;Tian, Jing&lt;/_translated_author&gt;&lt;_translated_tertiary_author&gt;Shen, Lincheng&lt;/_translated_tertiary_author&gt;&lt;/Details&gt;&lt;Extra&gt;&lt;DBUID&gt;{C226F3F4-D9AF-46FC-8567-6CC1EA47D4B5}&lt;/DBUID&gt;&lt;/Extra&gt;&lt;/Item&gt;&lt;/References&gt;&lt;/Group&gt;&lt;/Citation&gt;_x000a_"/>
    <w:docVar w:name="NE.Ref{6B3C4CDE-29A1-4306-8D23-7731407799FF}" w:val=" ADDIN NE.Ref.{6B3C4CDE-29A1-4306-8D23-7731407799FF}&lt;Citation&gt;&lt;Group&gt;&lt;References&gt;&lt;Item&gt;&lt;ID&gt;154&lt;/ID&gt;&lt;UID&gt;{9A2FE847-820D-4CE4-94C1-197EC3B23955}&lt;/UID&gt;&lt;Title&gt;UAV协同任务分配的改进DPSO算法仿真研究&lt;/Title&gt;&lt;Template&gt;Journal Article&lt;/Template&gt;&lt;Star&gt;0&lt;/Star&gt;&lt;Tag&gt;0&lt;/Tag&gt;&lt;Author&gt;王强; 张安; 宋志蛟&lt;/Author&gt;&lt;Year&gt;2014&lt;/Year&gt;&lt;Details&gt;&lt;_author_adr&gt;西北工业大学电子信息学院;&lt;/_author_adr&gt;&lt;_db_provider&gt;CNKI&lt;/_db_provider&gt;&lt;_isbn&gt;1004-731X&lt;/_isbn&gt;&lt;_issue&gt;05&lt;/_issue&gt;&lt;_journal&gt;系统仿真学报&lt;/_journal&gt;&lt;_keywords&gt;无人机;;任务分配;;多分支树;;离散粒子群算法;;粒子多样性&lt;/_keywords&gt;&lt;_pages&gt;1149-1155&lt;/_pages&gt;&lt;_volume&gt;26&lt;/_volume&gt;&lt;_created&gt;62865699&lt;/_created&gt;&lt;_modified&gt;62865699&lt;/_modified&gt;&lt;_collection_scope&gt;CSCD;PKU&lt;/_collection_scope&gt;&lt;_translated_author&gt;Wang, Qiang;Zhang, An;Song, Zhijiao&lt;/_translated_author&gt;&lt;/Details&gt;&lt;Extra&gt;&lt;DBUID&gt;{C226F3F4-D9AF-46FC-8567-6CC1EA47D4B5}&lt;/DBUID&gt;&lt;/Extra&gt;&lt;/Item&gt;&lt;/References&gt;&lt;/Group&gt;&lt;/Citation&gt;_x000a_"/>
    <w:docVar w:name="NE.Ref{6FB3C196-206C-41E3-AFD8-2D0204363CAB}" w:val=" ADDIN NE.Ref.{6FB3C196-206C-41E3-AFD8-2D0204363CAB}&lt;Citation&gt;&lt;Group&gt;&lt;References&gt;&lt;Item&gt;&lt;ID&gt;151&lt;/ID&gt;&lt;UID&gt;{157A61F5-CDF7-46C2-955A-6D133AA47AFF}&lt;/UID&gt;&lt;Title&gt;面向海上移动目标跟踪观测的空天协同任务规划研究&lt;/Title&gt;&lt;Template&gt;Thesis&lt;/Template&gt;&lt;Star&gt;0&lt;/Star&gt;&lt;Tag&gt;0&lt;/Tag&gt;&lt;Author&gt;梁星星&lt;/Author&gt;&lt;Year&gt;2016&lt;/Year&gt;&lt;Details&gt;&lt;_db_provider&gt;CNKI&lt;/_db_provider&gt;&lt;_keywords&gt;侦察卫星;;无人机;;空天协同;;任务规划;;协同策略&lt;/_keywords&gt;&lt;_publisher&gt;国防科学技术大学&lt;/_publisher&gt;&lt;_tertiary_author&gt;修保新&lt;/_tertiary_author&gt;&lt;_type_work&gt;硕士&lt;/_type_work&gt;&lt;_created&gt;62865681&lt;/_created&gt;&lt;_modified&gt;62865702&lt;/_modified&gt;&lt;_translated_author&gt;Liang, Xingxing&lt;/_translated_author&gt;&lt;_translated_tertiary_author&gt;Xiu, Baoxin&lt;/_translated_tertiary_author&gt;&lt;/Details&gt;&lt;Extra&gt;&lt;DBUID&gt;{C226F3F4-D9AF-46FC-8567-6CC1EA47D4B5}&lt;/DBUID&gt;&lt;/Extra&gt;&lt;/Item&gt;&lt;/References&gt;&lt;/Group&gt;&lt;/Citation&gt;_x000a_"/>
    <w:docVar w:name="NE.Ref{C42BFE85-A7CF-4D12-B53A-DAAACB3EF2F7}" w:val=" ADDIN NE.Ref.{C42BFE85-A7CF-4D12-B53A-DAAACB3EF2F7}&lt;Citation&gt;&lt;Group&gt;&lt;References&gt;&lt;Item&gt;&lt;ID&gt;146&lt;/ID&gt;&lt;UID&gt;{9884720C-4820-4E32-8DAB-27BC083E22C1}&lt;/UID&gt;&lt;Title&gt;论军民深度融合的通导遥一体化 空天信息实时智能服务系统&lt;/Title&gt;&lt;Template&gt;Journal Article&lt;/Template&gt;&lt;Star&gt;0&lt;/Star&gt;&lt;Tag&gt;0&lt;/Tag&gt;&lt;Author&gt;李德仁&lt;/Author&gt;&lt;Year&gt;2018&lt;/Year&gt;&lt;Details&gt;&lt;_author_adr&gt;中国科学院&lt;/_author_adr&gt;&lt;_db_provider&gt;北京万方数据股份有限公司&lt;/_db_provider&gt;&lt;_isbn&gt;1009-8119&lt;/_isbn&gt;&lt;_issue&gt;15&lt;/_issue&gt;&lt;_journal&gt;军民两用技术与产品&lt;/_journal&gt;&lt;_language&gt;chi&lt;/_language&gt;&lt;_pages&gt;14-17&lt;/_pages&gt;&lt;_url&gt;http://www.wanfangdata.com.cn/details/detail.do?_type=perio&amp;amp;id=jmlyjsycp201815003&lt;/_url&gt;&lt;_created&gt;62865681&lt;/_created&gt;&lt;_modified&gt;62865693&lt;/_modified&gt;&lt;_translated_author&gt;Li, Deren&lt;/_translated_author&gt;&lt;/Details&gt;&lt;Extra&gt;&lt;DBUID&gt;{C226F3F4-D9AF-46FC-8567-6CC1EA47D4B5}&lt;/DBUID&gt;&lt;/Extra&gt;&lt;/Item&gt;&lt;/References&gt;&lt;/Group&gt;&lt;/Citation&gt;_x000a_"/>
    <w:docVar w:name="NE.Ref{CD807ADB-C552-4EB0-B62A-F7E5B40A7376}" w:val=" ADDIN NE.Ref.{CD807ADB-C552-4EB0-B62A-F7E5B40A7376}&lt;Citation&gt;&lt;Group&gt;&lt;References&gt;&lt;Item&gt;&lt;ID&gt;155&lt;/ID&gt;&lt;UID&gt;{3AC7157C-10B4-4BEF-8732-43F1D344796B}&lt;/UID&gt;&lt;Title&gt;基于协同进化的多平台联合对地观测优化调度&lt;/Title&gt;&lt;Template&gt;Journal Article&lt;/Template&gt;&lt;Star&gt;0&lt;/Star&gt;&lt;Tag&gt;0&lt;/Tag&gt;&lt;Author&gt;白国庆; 邢立宁; 贺仁杰; 陈英武&lt;/Author&gt;&lt;Year&gt;2013&lt;/Year&gt;&lt;Details&gt;&lt;_author_adr&gt;国防科技大学信息系统与管理学院;&lt;/_author_adr&gt;&lt;_db_provider&gt;CNKI&lt;/_db_provider&gt;&lt;_isbn&gt;1001-2486&lt;/_isbn&gt;&lt;_issue&gt;04&lt;/_issue&gt;&lt;_journal&gt;国防科技大学学报&lt;/_journal&gt;&lt;_keywords&gt;成像卫星;;无人侦察机;;联合观测;;协同进化;;优化调度&lt;/_keywords&gt;&lt;_pages&gt;182-188&lt;/_pages&gt;&lt;_volume&gt;35&lt;/_volume&gt;&lt;_created&gt;62865703&lt;/_created&gt;&lt;_modified&gt;62865703&lt;/_modified&gt;&lt;_collection_scope&gt;CSCD;PKU;EI&lt;/_collection_scope&gt;&lt;_translated_author&gt;Bai, Guoqing;Xing, Lining;He, Renjie;Chen, Yingwu&lt;/_translated_author&gt;&lt;/Details&gt;&lt;Extra&gt;&lt;DBUID&gt;{C226F3F4-D9AF-46FC-8567-6CC1EA47D4B5}&lt;/DBUID&gt;&lt;/Extra&gt;&lt;/Item&gt;&lt;/References&gt;&lt;/Group&gt;&lt;/Citation&gt;_x000a_"/>
    <w:docVar w:name="NE.Ref{F341563A-B51C-4932-96CB-C04069B81372}" w:val=" ADDIN NE.Ref.{F341563A-B51C-4932-96CB-C04069B81372}&lt;Citation&gt;&lt;Group&gt;&lt;References&gt;&lt;Item&gt;&lt;ID&gt;158&lt;/ID&gt;&lt;UID&gt;{3F8D7E87-57A3-4B08-9EB1-76A6D7075F53}&lt;/UID&gt;&lt;Title&gt;Coordinated Planning of Heterogeneous Earth Observation Resources&lt;/Title&gt;&lt;Template&gt;Journal Article&lt;/Template&gt;&lt;Star&gt;0&lt;/Star&gt;&lt;Tag&gt;0&lt;/Tag&gt;&lt;Author&gt;Wu, G; Pedrycz, W; Li, H; Ma, M; Liu, J&lt;/Author&gt;&lt;Year&gt;2016&lt;/Year&gt;&lt;Details&gt;&lt;_alternate_title&gt;IEEE Transactions on Systems, Man, and Cybernetics: Systems&lt;/_alternate_title&gt;&lt;_date_display&gt;2016&lt;/_date_display&gt;&lt;_date&gt;2016-01-01&lt;/_date&gt;&lt;_doi&gt;10.1109/TSMC.2015.2431643&lt;/_doi&gt;&lt;_issue&gt;1&lt;/_issue&gt;&lt;_journal&gt;IEEE Transactions on Systems, Man, and Cybernetics: Systems&lt;/_journal&gt;&lt;_pages&gt;109-125&lt;/_pages&gt;&lt;_url&gt;https://www.scopus.com/inward/record.uri?eid=2-s2.0-84970003089&amp;amp;doi=10.1109%2fTSMC.2015.2431643&amp;amp;partnerID=40&amp;amp;md5=25f8d34517a05eb108963e17c8126a3b&lt;/_url&gt;&lt;_volume&gt;46&lt;/_volume&gt;&lt;_created&gt;62865713&lt;/_created&gt;&lt;_modified&gt;62865713&lt;/_modified&gt;&lt;/Details&gt;&lt;Extra&gt;&lt;DBUID&gt;{C226F3F4-D9AF-46FC-8567-6CC1EA47D4B5}&lt;/DBUID&gt;&lt;/Extra&gt;&lt;/Item&gt;&lt;/References&gt;&lt;/Group&gt;&lt;/Citation&gt;_x000a_"/>
    <w:docVar w:name="NE.Ref{F7C9CDA7-7396-4631-AF9F-EF0B44EDF2E2}" w:val=" ADDIN NE.Ref.{F7C9CDA7-7396-4631-AF9F-EF0B44EDF2E2}&lt;Citation&gt;&lt;Group&gt;&lt;References&gt;&lt;Item&gt;&lt;ID&gt;150&lt;/ID&gt;&lt;UID&gt;{1AB489A5-733E-48C0-8441-15BA40B98967}&lt;/UID&gt;&lt;Title&gt;空天资源对地观测协同任务规划方法&lt;/Title&gt;&lt;Template&gt;Thesis&lt;/Template&gt;&lt;Star&gt;0&lt;/Star&gt;&lt;Tag&gt;0&lt;/Tag&gt;&lt;Author&gt;李军&lt;/Author&gt;&lt;Year&gt;2013&lt;/Year&gt;&lt;Details&gt;&lt;_db_provider&gt;CNKI&lt;/_db_provider&gt;&lt;_keywords&gt;协同任务规划;;空天协同;;遥感;;多智能体系统;;多阶段;;马尔可夫过程;;快速响应空间;;标签约束最短路径&lt;/_keywords&gt;&lt;_publisher&gt;国防科学技术大学&lt;/_publisher&gt;&lt;_tertiary_author&gt;胡卫东; 景宁&lt;/_tertiary_author&gt;&lt;_type_work&gt;博士&lt;/_type_work&gt;&lt;_created&gt;62865681&lt;/_created&gt;&lt;_modified&gt;62865702&lt;/_modified&gt;&lt;_translated_author&gt;Li, Jun&lt;/_translated_author&gt;&lt;_translated_tertiary_author&gt;Hu, Weidong;Jing, Ning&lt;/_translated_tertiary_author&gt;&lt;/Details&gt;&lt;Extra&gt;&lt;DBUID&gt;{C226F3F4-D9AF-46FC-8567-6CC1EA47D4B5}&lt;/DBUID&gt;&lt;/Extra&gt;&lt;/Item&gt;&lt;/References&gt;&lt;/Group&gt;&lt;/Citation&gt;_x000a_"/>
    <w:docVar w:name="ne_docsoft" w:val="MSWord"/>
    <w:docVar w:name="ne_docversion" w:val="NoteExpress 2.0"/>
    <w:docVar w:name="ne_stylename" w:val="中华人民共和国国家标准_GBT_7714-2005"/>
  </w:docVars>
  <w:rsids>
    <w:rsidRoot w:val="00103464"/>
    <w:rsid w:val="00005837"/>
    <w:rsid w:val="00005E7D"/>
    <w:rsid w:val="00012F9D"/>
    <w:rsid w:val="0001646B"/>
    <w:rsid w:val="000205D2"/>
    <w:rsid w:val="00026E85"/>
    <w:rsid w:val="000317A4"/>
    <w:rsid w:val="000432BE"/>
    <w:rsid w:val="0004502A"/>
    <w:rsid w:val="000553F4"/>
    <w:rsid w:val="00064EDA"/>
    <w:rsid w:val="00065EB9"/>
    <w:rsid w:val="00070DDC"/>
    <w:rsid w:val="00072977"/>
    <w:rsid w:val="00074519"/>
    <w:rsid w:val="00080ADA"/>
    <w:rsid w:val="00080CD2"/>
    <w:rsid w:val="00081B5C"/>
    <w:rsid w:val="00081BAE"/>
    <w:rsid w:val="00087411"/>
    <w:rsid w:val="0009460A"/>
    <w:rsid w:val="000A2A17"/>
    <w:rsid w:val="000A2AAC"/>
    <w:rsid w:val="000B0E97"/>
    <w:rsid w:val="000B1393"/>
    <w:rsid w:val="000B4371"/>
    <w:rsid w:val="000B48C2"/>
    <w:rsid w:val="000D5DEA"/>
    <w:rsid w:val="000E6B35"/>
    <w:rsid w:val="000F1D05"/>
    <w:rsid w:val="000F5A9D"/>
    <w:rsid w:val="000F6B38"/>
    <w:rsid w:val="000F736D"/>
    <w:rsid w:val="0010122E"/>
    <w:rsid w:val="00103464"/>
    <w:rsid w:val="00104D61"/>
    <w:rsid w:val="0010669E"/>
    <w:rsid w:val="00115172"/>
    <w:rsid w:val="00115B38"/>
    <w:rsid w:val="001324CD"/>
    <w:rsid w:val="0014335C"/>
    <w:rsid w:val="00146D22"/>
    <w:rsid w:val="00163701"/>
    <w:rsid w:val="00180583"/>
    <w:rsid w:val="001819C1"/>
    <w:rsid w:val="001869E3"/>
    <w:rsid w:val="001919C0"/>
    <w:rsid w:val="00192EA9"/>
    <w:rsid w:val="00194801"/>
    <w:rsid w:val="00195DB4"/>
    <w:rsid w:val="001B4279"/>
    <w:rsid w:val="001B5A8F"/>
    <w:rsid w:val="001C0110"/>
    <w:rsid w:val="001C1358"/>
    <w:rsid w:val="001C464F"/>
    <w:rsid w:val="001C4A52"/>
    <w:rsid w:val="001C6C05"/>
    <w:rsid w:val="001C72FE"/>
    <w:rsid w:val="001C73EE"/>
    <w:rsid w:val="001D349A"/>
    <w:rsid w:val="001D3741"/>
    <w:rsid w:val="001E1650"/>
    <w:rsid w:val="001E2DBB"/>
    <w:rsid w:val="001E4156"/>
    <w:rsid w:val="001F1779"/>
    <w:rsid w:val="001F4104"/>
    <w:rsid w:val="001F7B7C"/>
    <w:rsid w:val="00200D94"/>
    <w:rsid w:val="00212A0F"/>
    <w:rsid w:val="00214193"/>
    <w:rsid w:val="00237DAC"/>
    <w:rsid w:val="00243BBE"/>
    <w:rsid w:val="00244B25"/>
    <w:rsid w:val="00244DBB"/>
    <w:rsid w:val="00246A7C"/>
    <w:rsid w:val="00250098"/>
    <w:rsid w:val="00250B46"/>
    <w:rsid w:val="002568AC"/>
    <w:rsid w:val="00260610"/>
    <w:rsid w:val="002636CE"/>
    <w:rsid w:val="00272833"/>
    <w:rsid w:val="00274A19"/>
    <w:rsid w:val="002823FA"/>
    <w:rsid w:val="002905E5"/>
    <w:rsid w:val="00292346"/>
    <w:rsid w:val="00292DBB"/>
    <w:rsid w:val="002A0978"/>
    <w:rsid w:val="002A2483"/>
    <w:rsid w:val="002A54B3"/>
    <w:rsid w:val="002A777C"/>
    <w:rsid w:val="002B0A14"/>
    <w:rsid w:val="002B2B00"/>
    <w:rsid w:val="002B545A"/>
    <w:rsid w:val="002B550C"/>
    <w:rsid w:val="002C1B23"/>
    <w:rsid w:val="002C2027"/>
    <w:rsid w:val="002D4670"/>
    <w:rsid w:val="002D5863"/>
    <w:rsid w:val="002E028E"/>
    <w:rsid w:val="002E6BC9"/>
    <w:rsid w:val="002F1CF6"/>
    <w:rsid w:val="00300482"/>
    <w:rsid w:val="00304005"/>
    <w:rsid w:val="00305557"/>
    <w:rsid w:val="003124DD"/>
    <w:rsid w:val="0031416E"/>
    <w:rsid w:val="0031485A"/>
    <w:rsid w:val="00315E1D"/>
    <w:rsid w:val="00325BE1"/>
    <w:rsid w:val="00330467"/>
    <w:rsid w:val="00337BA6"/>
    <w:rsid w:val="00343882"/>
    <w:rsid w:val="003500BF"/>
    <w:rsid w:val="0035201A"/>
    <w:rsid w:val="003545C6"/>
    <w:rsid w:val="00354B02"/>
    <w:rsid w:val="003622F7"/>
    <w:rsid w:val="00364C8D"/>
    <w:rsid w:val="003651B9"/>
    <w:rsid w:val="0037389A"/>
    <w:rsid w:val="00374166"/>
    <w:rsid w:val="00386702"/>
    <w:rsid w:val="003946A0"/>
    <w:rsid w:val="00394B36"/>
    <w:rsid w:val="003961A8"/>
    <w:rsid w:val="003A3609"/>
    <w:rsid w:val="003B1733"/>
    <w:rsid w:val="003B4069"/>
    <w:rsid w:val="003C506D"/>
    <w:rsid w:val="003D7F5F"/>
    <w:rsid w:val="003E14EC"/>
    <w:rsid w:val="003E27C9"/>
    <w:rsid w:val="003E2C20"/>
    <w:rsid w:val="003E3F85"/>
    <w:rsid w:val="003E6149"/>
    <w:rsid w:val="003F0FB8"/>
    <w:rsid w:val="003F19DB"/>
    <w:rsid w:val="003F3DBC"/>
    <w:rsid w:val="003F500C"/>
    <w:rsid w:val="003F724F"/>
    <w:rsid w:val="004023A0"/>
    <w:rsid w:val="00405EC8"/>
    <w:rsid w:val="00410D7D"/>
    <w:rsid w:val="004127CC"/>
    <w:rsid w:val="004213AB"/>
    <w:rsid w:val="0043401C"/>
    <w:rsid w:val="004371B7"/>
    <w:rsid w:val="00437D04"/>
    <w:rsid w:val="004436C4"/>
    <w:rsid w:val="004479B8"/>
    <w:rsid w:val="0045343A"/>
    <w:rsid w:val="00453904"/>
    <w:rsid w:val="00456286"/>
    <w:rsid w:val="0046298E"/>
    <w:rsid w:val="004643F2"/>
    <w:rsid w:val="00472B55"/>
    <w:rsid w:val="00475F59"/>
    <w:rsid w:val="00483A3B"/>
    <w:rsid w:val="0048437D"/>
    <w:rsid w:val="0048673B"/>
    <w:rsid w:val="00490882"/>
    <w:rsid w:val="004908E8"/>
    <w:rsid w:val="004927A0"/>
    <w:rsid w:val="00496191"/>
    <w:rsid w:val="004B42EF"/>
    <w:rsid w:val="004B5825"/>
    <w:rsid w:val="004D573D"/>
    <w:rsid w:val="004E0B49"/>
    <w:rsid w:val="004E12A0"/>
    <w:rsid w:val="004E4069"/>
    <w:rsid w:val="004E6A11"/>
    <w:rsid w:val="004F0737"/>
    <w:rsid w:val="004F1F1C"/>
    <w:rsid w:val="004F7F70"/>
    <w:rsid w:val="00511C91"/>
    <w:rsid w:val="0052423D"/>
    <w:rsid w:val="00526CBD"/>
    <w:rsid w:val="0052764F"/>
    <w:rsid w:val="0053443C"/>
    <w:rsid w:val="00542577"/>
    <w:rsid w:val="005519D6"/>
    <w:rsid w:val="005534BE"/>
    <w:rsid w:val="00553F38"/>
    <w:rsid w:val="0055462C"/>
    <w:rsid w:val="005563A9"/>
    <w:rsid w:val="00562967"/>
    <w:rsid w:val="0056386B"/>
    <w:rsid w:val="00576A24"/>
    <w:rsid w:val="0057707A"/>
    <w:rsid w:val="00577E51"/>
    <w:rsid w:val="005910D7"/>
    <w:rsid w:val="00596EFA"/>
    <w:rsid w:val="005A081E"/>
    <w:rsid w:val="005A372A"/>
    <w:rsid w:val="005A395D"/>
    <w:rsid w:val="005A63A9"/>
    <w:rsid w:val="005B0B5E"/>
    <w:rsid w:val="005B5CDD"/>
    <w:rsid w:val="005C066C"/>
    <w:rsid w:val="005D567E"/>
    <w:rsid w:val="005F7D28"/>
    <w:rsid w:val="00602C58"/>
    <w:rsid w:val="00602FA7"/>
    <w:rsid w:val="006061EE"/>
    <w:rsid w:val="00620380"/>
    <w:rsid w:val="006267CD"/>
    <w:rsid w:val="00627EA5"/>
    <w:rsid w:val="00633B30"/>
    <w:rsid w:val="00635242"/>
    <w:rsid w:val="00643AC2"/>
    <w:rsid w:val="006463B1"/>
    <w:rsid w:val="00646A0A"/>
    <w:rsid w:val="00666206"/>
    <w:rsid w:val="00680B8B"/>
    <w:rsid w:val="00681951"/>
    <w:rsid w:val="00682106"/>
    <w:rsid w:val="00690CF4"/>
    <w:rsid w:val="00697A02"/>
    <w:rsid w:val="006A3C3C"/>
    <w:rsid w:val="006B0B37"/>
    <w:rsid w:val="006D021D"/>
    <w:rsid w:val="006D19AC"/>
    <w:rsid w:val="006D484C"/>
    <w:rsid w:val="006D553A"/>
    <w:rsid w:val="006D6755"/>
    <w:rsid w:val="006E2528"/>
    <w:rsid w:val="006E72FF"/>
    <w:rsid w:val="006F7960"/>
    <w:rsid w:val="007012E6"/>
    <w:rsid w:val="007017D7"/>
    <w:rsid w:val="007121E6"/>
    <w:rsid w:val="00737DFC"/>
    <w:rsid w:val="0074636F"/>
    <w:rsid w:val="00751B0B"/>
    <w:rsid w:val="007553FB"/>
    <w:rsid w:val="00756C14"/>
    <w:rsid w:val="00757E1F"/>
    <w:rsid w:val="0076724A"/>
    <w:rsid w:val="00777531"/>
    <w:rsid w:val="00792A43"/>
    <w:rsid w:val="0079532A"/>
    <w:rsid w:val="007A18D6"/>
    <w:rsid w:val="007A37C2"/>
    <w:rsid w:val="007A4C3A"/>
    <w:rsid w:val="007B0A46"/>
    <w:rsid w:val="007C0F47"/>
    <w:rsid w:val="007C371B"/>
    <w:rsid w:val="007C4FA5"/>
    <w:rsid w:val="007D2026"/>
    <w:rsid w:val="007D6477"/>
    <w:rsid w:val="007D7F57"/>
    <w:rsid w:val="007E19CA"/>
    <w:rsid w:val="007F2EC5"/>
    <w:rsid w:val="007F697E"/>
    <w:rsid w:val="008024E1"/>
    <w:rsid w:val="00802BBB"/>
    <w:rsid w:val="00803E3E"/>
    <w:rsid w:val="008047E4"/>
    <w:rsid w:val="00805EEC"/>
    <w:rsid w:val="0080744A"/>
    <w:rsid w:val="008112E8"/>
    <w:rsid w:val="008152AF"/>
    <w:rsid w:val="00822209"/>
    <w:rsid w:val="008234AE"/>
    <w:rsid w:val="00843E74"/>
    <w:rsid w:val="00844587"/>
    <w:rsid w:val="00845B7F"/>
    <w:rsid w:val="00860613"/>
    <w:rsid w:val="00861A10"/>
    <w:rsid w:val="00863D2B"/>
    <w:rsid w:val="00863DA6"/>
    <w:rsid w:val="00863EF1"/>
    <w:rsid w:val="00866529"/>
    <w:rsid w:val="00866C00"/>
    <w:rsid w:val="008679BC"/>
    <w:rsid w:val="00876336"/>
    <w:rsid w:val="00882A2F"/>
    <w:rsid w:val="00882D51"/>
    <w:rsid w:val="00890D9B"/>
    <w:rsid w:val="00890FB4"/>
    <w:rsid w:val="00891974"/>
    <w:rsid w:val="00895B88"/>
    <w:rsid w:val="008B7F84"/>
    <w:rsid w:val="008C2C2C"/>
    <w:rsid w:val="008C3228"/>
    <w:rsid w:val="008F42DC"/>
    <w:rsid w:val="0090006C"/>
    <w:rsid w:val="00901CAC"/>
    <w:rsid w:val="009025F3"/>
    <w:rsid w:val="00907215"/>
    <w:rsid w:val="00911B03"/>
    <w:rsid w:val="009176C0"/>
    <w:rsid w:val="009240EB"/>
    <w:rsid w:val="009306B5"/>
    <w:rsid w:val="009331A6"/>
    <w:rsid w:val="00936F33"/>
    <w:rsid w:val="00941468"/>
    <w:rsid w:val="00945F26"/>
    <w:rsid w:val="0095248F"/>
    <w:rsid w:val="00955D7D"/>
    <w:rsid w:val="00961EDD"/>
    <w:rsid w:val="009643BF"/>
    <w:rsid w:val="00974486"/>
    <w:rsid w:val="00974F57"/>
    <w:rsid w:val="0099056E"/>
    <w:rsid w:val="00991FAF"/>
    <w:rsid w:val="00993CD6"/>
    <w:rsid w:val="00996F76"/>
    <w:rsid w:val="009A6C02"/>
    <w:rsid w:val="009A774D"/>
    <w:rsid w:val="009B3D2E"/>
    <w:rsid w:val="009B518B"/>
    <w:rsid w:val="009C2DD1"/>
    <w:rsid w:val="009C3B51"/>
    <w:rsid w:val="009D4C88"/>
    <w:rsid w:val="009D7498"/>
    <w:rsid w:val="009D7BFF"/>
    <w:rsid w:val="009E0867"/>
    <w:rsid w:val="009E16B3"/>
    <w:rsid w:val="009E1B91"/>
    <w:rsid w:val="009E21C7"/>
    <w:rsid w:val="009E68FE"/>
    <w:rsid w:val="009F12EC"/>
    <w:rsid w:val="009F29AE"/>
    <w:rsid w:val="009F38A0"/>
    <w:rsid w:val="009F4EFC"/>
    <w:rsid w:val="009F6AD8"/>
    <w:rsid w:val="00A0184B"/>
    <w:rsid w:val="00A04B36"/>
    <w:rsid w:val="00A10E98"/>
    <w:rsid w:val="00A125B1"/>
    <w:rsid w:val="00A13700"/>
    <w:rsid w:val="00A1758D"/>
    <w:rsid w:val="00A253AC"/>
    <w:rsid w:val="00A258E3"/>
    <w:rsid w:val="00A35AF4"/>
    <w:rsid w:val="00A364C7"/>
    <w:rsid w:val="00A40FA2"/>
    <w:rsid w:val="00A42A7B"/>
    <w:rsid w:val="00A46E3B"/>
    <w:rsid w:val="00A57901"/>
    <w:rsid w:val="00A61D4A"/>
    <w:rsid w:val="00A6466F"/>
    <w:rsid w:val="00A65A4C"/>
    <w:rsid w:val="00A71DC4"/>
    <w:rsid w:val="00A738DC"/>
    <w:rsid w:val="00A83CA6"/>
    <w:rsid w:val="00A83D8E"/>
    <w:rsid w:val="00A856F1"/>
    <w:rsid w:val="00A90760"/>
    <w:rsid w:val="00A9306D"/>
    <w:rsid w:val="00A93197"/>
    <w:rsid w:val="00A956C6"/>
    <w:rsid w:val="00AA3C0C"/>
    <w:rsid w:val="00AA6871"/>
    <w:rsid w:val="00AA6D69"/>
    <w:rsid w:val="00AB416A"/>
    <w:rsid w:val="00AB5E89"/>
    <w:rsid w:val="00AC0803"/>
    <w:rsid w:val="00AC466D"/>
    <w:rsid w:val="00AC48BB"/>
    <w:rsid w:val="00AC7862"/>
    <w:rsid w:val="00AD1253"/>
    <w:rsid w:val="00AD3E5C"/>
    <w:rsid w:val="00AD7BFC"/>
    <w:rsid w:val="00AE4DB2"/>
    <w:rsid w:val="00AE50DF"/>
    <w:rsid w:val="00AF4E32"/>
    <w:rsid w:val="00B05FD4"/>
    <w:rsid w:val="00B11B24"/>
    <w:rsid w:val="00B13253"/>
    <w:rsid w:val="00B145AC"/>
    <w:rsid w:val="00B20D47"/>
    <w:rsid w:val="00B22AEB"/>
    <w:rsid w:val="00B2572A"/>
    <w:rsid w:val="00B35CB2"/>
    <w:rsid w:val="00B37CE2"/>
    <w:rsid w:val="00B544D1"/>
    <w:rsid w:val="00B6105F"/>
    <w:rsid w:val="00B61364"/>
    <w:rsid w:val="00B6374E"/>
    <w:rsid w:val="00B65FAE"/>
    <w:rsid w:val="00B677BB"/>
    <w:rsid w:val="00B72734"/>
    <w:rsid w:val="00B73CB8"/>
    <w:rsid w:val="00B742BD"/>
    <w:rsid w:val="00B77C58"/>
    <w:rsid w:val="00B81DB3"/>
    <w:rsid w:val="00B923D2"/>
    <w:rsid w:val="00B931F0"/>
    <w:rsid w:val="00BB4AE4"/>
    <w:rsid w:val="00BB6FD2"/>
    <w:rsid w:val="00BB75D4"/>
    <w:rsid w:val="00BC4035"/>
    <w:rsid w:val="00BC583D"/>
    <w:rsid w:val="00BD7BFF"/>
    <w:rsid w:val="00BE42BD"/>
    <w:rsid w:val="00BE4D37"/>
    <w:rsid w:val="00BF06B5"/>
    <w:rsid w:val="00BF1453"/>
    <w:rsid w:val="00BF25B3"/>
    <w:rsid w:val="00BF6DA3"/>
    <w:rsid w:val="00C01A5D"/>
    <w:rsid w:val="00C05EB2"/>
    <w:rsid w:val="00C22061"/>
    <w:rsid w:val="00C25AB9"/>
    <w:rsid w:val="00C32C2B"/>
    <w:rsid w:val="00C35551"/>
    <w:rsid w:val="00C35A8D"/>
    <w:rsid w:val="00C5142F"/>
    <w:rsid w:val="00C61015"/>
    <w:rsid w:val="00C77552"/>
    <w:rsid w:val="00C84357"/>
    <w:rsid w:val="00C861EB"/>
    <w:rsid w:val="00C86B10"/>
    <w:rsid w:val="00C900A4"/>
    <w:rsid w:val="00C91952"/>
    <w:rsid w:val="00CA4701"/>
    <w:rsid w:val="00CB073A"/>
    <w:rsid w:val="00CB0ADA"/>
    <w:rsid w:val="00CB41D0"/>
    <w:rsid w:val="00CB4C3B"/>
    <w:rsid w:val="00CB5BF1"/>
    <w:rsid w:val="00CB7514"/>
    <w:rsid w:val="00CC54CB"/>
    <w:rsid w:val="00CD061D"/>
    <w:rsid w:val="00CE66E8"/>
    <w:rsid w:val="00CE74BA"/>
    <w:rsid w:val="00CF036D"/>
    <w:rsid w:val="00D00B87"/>
    <w:rsid w:val="00D05E2F"/>
    <w:rsid w:val="00D140CF"/>
    <w:rsid w:val="00D24C35"/>
    <w:rsid w:val="00D2649C"/>
    <w:rsid w:val="00D323E3"/>
    <w:rsid w:val="00D36777"/>
    <w:rsid w:val="00D42804"/>
    <w:rsid w:val="00D46B85"/>
    <w:rsid w:val="00D46D70"/>
    <w:rsid w:val="00D46EA1"/>
    <w:rsid w:val="00D515D2"/>
    <w:rsid w:val="00D5384F"/>
    <w:rsid w:val="00D6577A"/>
    <w:rsid w:val="00D707D0"/>
    <w:rsid w:val="00D82BE6"/>
    <w:rsid w:val="00D853AC"/>
    <w:rsid w:val="00D859AC"/>
    <w:rsid w:val="00D859E8"/>
    <w:rsid w:val="00D85C2F"/>
    <w:rsid w:val="00D87C92"/>
    <w:rsid w:val="00D9063F"/>
    <w:rsid w:val="00D91204"/>
    <w:rsid w:val="00D93A57"/>
    <w:rsid w:val="00D95B02"/>
    <w:rsid w:val="00D965E2"/>
    <w:rsid w:val="00DA4F9A"/>
    <w:rsid w:val="00DA5EFD"/>
    <w:rsid w:val="00DF56DE"/>
    <w:rsid w:val="00DF5BCF"/>
    <w:rsid w:val="00DF77D7"/>
    <w:rsid w:val="00E02D5A"/>
    <w:rsid w:val="00E05FDC"/>
    <w:rsid w:val="00E17D35"/>
    <w:rsid w:val="00E22A34"/>
    <w:rsid w:val="00E26C41"/>
    <w:rsid w:val="00E279AF"/>
    <w:rsid w:val="00E37786"/>
    <w:rsid w:val="00E44826"/>
    <w:rsid w:val="00E64A0A"/>
    <w:rsid w:val="00E67536"/>
    <w:rsid w:val="00E70D7D"/>
    <w:rsid w:val="00E814CB"/>
    <w:rsid w:val="00E9029B"/>
    <w:rsid w:val="00E919C4"/>
    <w:rsid w:val="00E94355"/>
    <w:rsid w:val="00EA09C0"/>
    <w:rsid w:val="00EA6A28"/>
    <w:rsid w:val="00EC4069"/>
    <w:rsid w:val="00EC599F"/>
    <w:rsid w:val="00EC5E08"/>
    <w:rsid w:val="00EC6CC3"/>
    <w:rsid w:val="00EC786A"/>
    <w:rsid w:val="00EE495C"/>
    <w:rsid w:val="00EF4810"/>
    <w:rsid w:val="00F03066"/>
    <w:rsid w:val="00F110B6"/>
    <w:rsid w:val="00F15B11"/>
    <w:rsid w:val="00F21AF0"/>
    <w:rsid w:val="00F24524"/>
    <w:rsid w:val="00F407BA"/>
    <w:rsid w:val="00F43639"/>
    <w:rsid w:val="00F43B09"/>
    <w:rsid w:val="00F467BF"/>
    <w:rsid w:val="00F51840"/>
    <w:rsid w:val="00F53084"/>
    <w:rsid w:val="00F55C3C"/>
    <w:rsid w:val="00F6187E"/>
    <w:rsid w:val="00F6577E"/>
    <w:rsid w:val="00F815D8"/>
    <w:rsid w:val="00F84854"/>
    <w:rsid w:val="00F86A66"/>
    <w:rsid w:val="00F870A6"/>
    <w:rsid w:val="00F90BA7"/>
    <w:rsid w:val="00F95B95"/>
    <w:rsid w:val="00F95C50"/>
    <w:rsid w:val="00FA1BE2"/>
    <w:rsid w:val="00FA631E"/>
    <w:rsid w:val="00FB04C8"/>
    <w:rsid w:val="00FB5558"/>
    <w:rsid w:val="00FC46BA"/>
    <w:rsid w:val="00FD0490"/>
    <w:rsid w:val="00FD531B"/>
    <w:rsid w:val="00FD6581"/>
    <w:rsid w:val="00FD7D7E"/>
    <w:rsid w:val="00FE436D"/>
    <w:rsid w:val="00FF66F1"/>
    <w:rsid w:val="00FF6D4E"/>
    <w:rsid w:val="00FF7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A1DFF"/>
  <w15:chartTrackingRefBased/>
  <w15:docId w15:val="{08F105DA-A45C-461E-9B3F-4EB4E3523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464"/>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464"/>
    <w:pPr>
      <w:ind w:firstLineChars="200" w:firstLine="420"/>
    </w:pPr>
  </w:style>
  <w:style w:type="paragraph" w:styleId="Header">
    <w:name w:val="header"/>
    <w:basedOn w:val="Normal"/>
    <w:link w:val="HeaderChar"/>
    <w:uiPriority w:val="99"/>
    <w:unhideWhenUsed/>
    <w:rsid w:val="00D515D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515D2"/>
    <w:rPr>
      <w:sz w:val="18"/>
      <w:szCs w:val="18"/>
    </w:rPr>
  </w:style>
  <w:style w:type="paragraph" w:styleId="Footer">
    <w:name w:val="footer"/>
    <w:basedOn w:val="Normal"/>
    <w:link w:val="FooterChar"/>
    <w:uiPriority w:val="99"/>
    <w:unhideWhenUsed/>
    <w:rsid w:val="00D515D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515D2"/>
    <w:rPr>
      <w:sz w:val="18"/>
      <w:szCs w:val="18"/>
    </w:rPr>
  </w:style>
  <w:style w:type="table" w:styleId="TableGrid">
    <w:name w:val="Table Grid"/>
    <w:basedOn w:val="TableNormal"/>
    <w:uiPriority w:val="39"/>
    <w:rsid w:val="00907215"/>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0"/>
    <w:rsid w:val="00E44826"/>
    <w:pPr>
      <w:widowControl/>
      <w:tabs>
        <w:tab w:val="center" w:pos="4160"/>
        <w:tab w:val="right" w:pos="8300"/>
      </w:tabs>
      <w:snapToGrid w:val="0"/>
      <w:spacing w:line="360" w:lineRule="auto"/>
      <w:jc w:val="left"/>
    </w:pPr>
    <w:rPr>
      <w:rFonts w:ascii="宋体" w:eastAsia="宋体" w:hAnsi="宋体" w:cs="宋体"/>
      <w:kern w:val="0"/>
      <w:sz w:val="24"/>
      <w:szCs w:val="24"/>
    </w:rPr>
  </w:style>
  <w:style w:type="character" w:customStyle="1" w:styleId="MTDisplayEquation0">
    <w:name w:val="MTDisplayEquation 字符"/>
    <w:basedOn w:val="DefaultParagraphFont"/>
    <w:link w:val="MTDisplayEquation"/>
    <w:rsid w:val="00E44826"/>
    <w:rPr>
      <w:rFonts w:ascii="宋体" w:eastAsia="宋体" w:hAnsi="宋体" w:cs="宋体"/>
      <w:kern w:val="0"/>
      <w:sz w:val="24"/>
      <w:szCs w:val="24"/>
    </w:rPr>
  </w:style>
  <w:style w:type="paragraph" w:styleId="BalloonText">
    <w:name w:val="Balloon Text"/>
    <w:basedOn w:val="Normal"/>
    <w:link w:val="BalloonTextChar"/>
    <w:uiPriority w:val="99"/>
    <w:semiHidden/>
    <w:unhideWhenUsed/>
    <w:rsid w:val="00D91204"/>
    <w:rPr>
      <w:sz w:val="18"/>
      <w:szCs w:val="18"/>
    </w:rPr>
  </w:style>
  <w:style w:type="character" w:customStyle="1" w:styleId="BalloonTextChar">
    <w:name w:val="Balloon Text Char"/>
    <w:basedOn w:val="DefaultParagraphFont"/>
    <w:link w:val="BalloonText"/>
    <w:uiPriority w:val="99"/>
    <w:semiHidden/>
    <w:rsid w:val="00D91204"/>
    <w:rPr>
      <w:sz w:val="18"/>
      <w:szCs w:val="18"/>
    </w:rPr>
  </w:style>
  <w:style w:type="character" w:styleId="CommentReference">
    <w:name w:val="annotation reference"/>
    <w:basedOn w:val="DefaultParagraphFont"/>
    <w:uiPriority w:val="99"/>
    <w:semiHidden/>
    <w:unhideWhenUsed/>
    <w:rsid w:val="00635242"/>
    <w:rPr>
      <w:sz w:val="21"/>
      <w:szCs w:val="21"/>
    </w:rPr>
  </w:style>
  <w:style w:type="paragraph" w:styleId="CommentText">
    <w:name w:val="annotation text"/>
    <w:basedOn w:val="Normal"/>
    <w:link w:val="CommentTextChar"/>
    <w:uiPriority w:val="99"/>
    <w:semiHidden/>
    <w:unhideWhenUsed/>
    <w:rsid w:val="00635242"/>
    <w:pPr>
      <w:jc w:val="left"/>
    </w:pPr>
  </w:style>
  <w:style w:type="character" w:customStyle="1" w:styleId="CommentTextChar">
    <w:name w:val="Comment Text Char"/>
    <w:basedOn w:val="DefaultParagraphFont"/>
    <w:link w:val="CommentText"/>
    <w:uiPriority w:val="99"/>
    <w:semiHidden/>
    <w:rsid w:val="00635242"/>
  </w:style>
  <w:style w:type="paragraph" w:styleId="CommentSubject">
    <w:name w:val="annotation subject"/>
    <w:basedOn w:val="CommentText"/>
    <w:next w:val="CommentText"/>
    <w:link w:val="CommentSubjectChar"/>
    <w:uiPriority w:val="99"/>
    <w:semiHidden/>
    <w:unhideWhenUsed/>
    <w:rsid w:val="00635242"/>
    <w:rPr>
      <w:b/>
      <w:bCs/>
    </w:rPr>
  </w:style>
  <w:style w:type="character" w:customStyle="1" w:styleId="CommentSubjectChar">
    <w:name w:val="Comment Subject Char"/>
    <w:basedOn w:val="CommentTextChar"/>
    <w:link w:val="CommentSubject"/>
    <w:uiPriority w:val="99"/>
    <w:semiHidden/>
    <w:rsid w:val="006352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78852">
      <w:bodyDiv w:val="1"/>
      <w:marLeft w:val="0"/>
      <w:marRight w:val="0"/>
      <w:marTop w:val="0"/>
      <w:marBottom w:val="0"/>
      <w:divBdr>
        <w:top w:val="none" w:sz="0" w:space="0" w:color="auto"/>
        <w:left w:val="none" w:sz="0" w:space="0" w:color="auto"/>
        <w:bottom w:val="none" w:sz="0" w:space="0" w:color="auto"/>
        <w:right w:val="none" w:sz="0" w:space="0" w:color="auto"/>
      </w:divBdr>
    </w:div>
    <w:div w:id="286207445">
      <w:bodyDiv w:val="1"/>
      <w:marLeft w:val="0"/>
      <w:marRight w:val="0"/>
      <w:marTop w:val="0"/>
      <w:marBottom w:val="0"/>
      <w:divBdr>
        <w:top w:val="none" w:sz="0" w:space="0" w:color="auto"/>
        <w:left w:val="none" w:sz="0" w:space="0" w:color="auto"/>
        <w:bottom w:val="none" w:sz="0" w:space="0" w:color="auto"/>
        <w:right w:val="none" w:sz="0" w:space="0" w:color="auto"/>
      </w:divBdr>
    </w:div>
    <w:div w:id="794249788">
      <w:bodyDiv w:val="1"/>
      <w:marLeft w:val="0"/>
      <w:marRight w:val="0"/>
      <w:marTop w:val="0"/>
      <w:marBottom w:val="0"/>
      <w:divBdr>
        <w:top w:val="none" w:sz="0" w:space="0" w:color="auto"/>
        <w:left w:val="none" w:sz="0" w:space="0" w:color="auto"/>
        <w:bottom w:val="none" w:sz="0" w:space="0" w:color="auto"/>
        <w:right w:val="none" w:sz="0" w:space="0" w:color="auto"/>
      </w:divBdr>
    </w:div>
    <w:div w:id="1463382091">
      <w:bodyDiv w:val="1"/>
      <w:marLeft w:val="0"/>
      <w:marRight w:val="0"/>
      <w:marTop w:val="0"/>
      <w:marBottom w:val="0"/>
      <w:divBdr>
        <w:top w:val="none" w:sz="0" w:space="0" w:color="auto"/>
        <w:left w:val="none" w:sz="0" w:space="0" w:color="auto"/>
        <w:bottom w:val="none" w:sz="0" w:space="0" w:color="auto"/>
        <w:right w:val="none" w:sz="0" w:space="0" w:color="auto"/>
      </w:divBdr>
    </w:div>
    <w:div w:id="185167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37.wmf"/><Relationship Id="rId303" Type="http://schemas.openxmlformats.org/officeDocument/2006/relationships/image" Target="media/image139.wmf"/><Relationship Id="rId21" Type="http://schemas.openxmlformats.org/officeDocument/2006/relationships/oleObject" Target="embeddings/oleObject6.bin"/><Relationship Id="rId42" Type="http://schemas.openxmlformats.org/officeDocument/2006/relationships/image" Target="media/image17.wmf"/><Relationship Id="rId63" Type="http://schemas.openxmlformats.org/officeDocument/2006/relationships/image" Target="media/image27.wmf"/><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2.wmf"/><Relationship Id="rId324" Type="http://schemas.openxmlformats.org/officeDocument/2006/relationships/image" Target="media/image149.wmf"/><Relationship Id="rId345" Type="http://schemas.openxmlformats.org/officeDocument/2006/relationships/oleObject" Target="embeddings/oleObject172.bin"/><Relationship Id="rId366" Type="http://schemas.openxmlformats.org/officeDocument/2006/relationships/fontTable" Target="fontTable.xml"/><Relationship Id="rId170" Type="http://schemas.openxmlformats.org/officeDocument/2006/relationships/package" Target="embeddings/Microsoft_Visio___2.vsdx"/><Relationship Id="rId191" Type="http://schemas.openxmlformats.org/officeDocument/2006/relationships/image" Target="media/image86.wmf"/><Relationship Id="rId205" Type="http://schemas.openxmlformats.org/officeDocument/2006/relationships/oleObject" Target="embeddings/oleObject100.bin"/><Relationship Id="rId226" Type="http://schemas.openxmlformats.org/officeDocument/2006/relationships/image" Target="media/image101.wmf"/><Relationship Id="rId247" Type="http://schemas.openxmlformats.org/officeDocument/2006/relationships/oleObject" Target="embeddings/oleObject122.bin"/><Relationship Id="rId107" Type="http://schemas.openxmlformats.org/officeDocument/2006/relationships/oleObject" Target="embeddings/oleObject52.bin"/><Relationship Id="rId268" Type="http://schemas.openxmlformats.org/officeDocument/2006/relationships/oleObject" Target="embeddings/oleObject133.bin"/><Relationship Id="rId289" Type="http://schemas.openxmlformats.org/officeDocument/2006/relationships/image" Target="media/image132.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3.bin"/><Relationship Id="rId128" Type="http://schemas.openxmlformats.org/officeDocument/2006/relationships/oleObject" Target="embeddings/oleObject63.bin"/><Relationship Id="rId149" Type="http://schemas.openxmlformats.org/officeDocument/2006/relationships/image" Target="media/image67.wmf"/><Relationship Id="rId314" Type="http://schemas.openxmlformats.org/officeDocument/2006/relationships/oleObject" Target="embeddings/oleObject156.bin"/><Relationship Id="rId335" Type="http://schemas.openxmlformats.org/officeDocument/2006/relationships/oleObject" Target="embeddings/oleObject167.bin"/><Relationship Id="rId356" Type="http://schemas.openxmlformats.org/officeDocument/2006/relationships/image" Target="media/image165.emf"/><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9.bin"/><Relationship Id="rId181" Type="http://schemas.openxmlformats.org/officeDocument/2006/relationships/image" Target="media/image81.wmf"/><Relationship Id="rId216" Type="http://schemas.openxmlformats.org/officeDocument/2006/relationships/oleObject" Target="embeddings/oleObject106.bin"/><Relationship Id="rId237" Type="http://schemas.openxmlformats.org/officeDocument/2006/relationships/oleObject" Target="embeddings/oleObject117.bin"/><Relationship Id="rId258" Type="http://schemas.openxmlformats.org/officeDocument/2006/relationships/image" Target="media/image117.wmf"/><Relationship Id="rId279" Type="http://schemas.openxmlformats.org/officeDocument/2006/relationships/image" Target="media/image127.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8.bin"/><Relationship Id="rId118" Type="http://schemas.openxmlformats.org/officeDocument/2006/relationships/image" Target="media/image52.wmf"/><Relationship Id="rId139" Type="http://schemas.openxmlformats.org/officeDocument/2006/relationships/image" Target="media/image62.wmf"/><Relationship Id="rId290" Type="http://schemas.openxmlformats.org/officeDocument/2006/relationships/oleObject" Target="embeddings/oleObject144.bin"/><Relationship Id="rId304" Type="http://schemas.openxmlformats.org/officeDocument/2006/relationships/oleObject" Target="embeddings/oleObject151.bin"/><Relationship Id="rId325" Type="http://schemas.openxmlformats.org/officeDocument/2006/relationships/oleObject" Target="embeddings/oleObject162.bin"/><Relationship Id="rId346" Type="http://schemas.openxmlformats.org/officeDocument/2006/relationships/image" Target="media/image160.wmf"/><Relationship Id="rId367" Type="http://schemas.microsoft.com/office/2011/relationships/people" Target="people.xml"/><Relationship Id="rId85" Type="http://schemas.openxmlformats.org/officeDocument/2006/relationships/image" Target="media/image38.wmf"/><Relationship Id="rId150" Type="http://schemas.openxmlformats.org/officeDocument/2006/relationships/oleObject" Target="embeddings/oleObject74.bin"/><Relationship Id="rId171" Type="http://schemas.openxmlformats.org/officeDocument/2006/relationships/image" Target="media/image78.wmf"/><Relationship Id="rId192" Type="http://schemas.openxmlformats.org/officeDocument/2006/relationships/oleObject" Target="embeddings/oleObject92.bin"/><Relationship Id="rId206" Type="http://schemas.openxmlformats.org/officeDocument/2006/relationships/image" Target="media/image92.wmf"/><Relationship Id="rId227" Type="http://schemas.openxmlformats.org/officeDocument/2006/relationships/oleObject" Target="embeddings/oleObject112.bin"/><Relationship Id="rId248" Type="http://schemas.openxmlformats.org/officeDocument/2006/relationships/image" Target="media/image112.wmf"/><Relationship Id="rId269" Type="http://schemas.openxmlformats.org/officeDocument/2006/relationships/image" Target="media/image122.wmf"/><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image" Target="media/image47.wmf"/><Relationship Id="rId129" Type="http://schemas.openxmlformats.org/officeDocument/2006/relationships/image" Target="media/image57.wmf"/><Relationship Id="rId280" Type="http://schemas.openxmlformats.org/officeDocument/2006/relationships/oleObject" Target="embeddings/oleObject139.bin"/><Relationship Id="rId315" Type="http://schemas.openxmlformats.org/officeDocument/2006/relationships/image" Target="media/image145.wmf"/><Relationship Id="rId336" Type="http://schemas.openxmlformats.org/officeDocument/2006/relationships/image" Target="media/image155.wmf"/><Relationship Id="rId357" Type="http://schemas.openxmlformats.org/officeDocument/2006/relationships/package" Target="embeddings/Microsoft_Visio___3.vsdx"/><Relationship Id="rId54" Type="http://schemas.openxmlformats.org/officeDocument/2006/relationships/image" Target="media/image23.wmf"/><Relationship Id="rId75" Type="http://schemas.openxmlformats.org/officeDocument/2006/relationships/image" Target="media/image33.wmf"/><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3.wmf"/><Relationship Id="rId182" Type="http://schemas.openxmlformats.org/officeDocument/2006/relationships/oleObject" Target="embeddings/oleObject87.bin"/><Relationship Id="rId217" Type="http://schemas.openxmlformats.org/officeDocument/2006/relationships/image" Target="media/image97.wmf"/><Relationship Id="rId6" Type="http://schemas.openxmlformats.org/officeDocument/2006/relationships/footnotes" Target="footnotes.xml"/><Relationship Id="rId238" Type="http://schemas.openxmlformats.org/officeDocument/2006/relationships/image" Target="media/image107.wmf"/><Relationship Id="rId259" Type="http://schemas.openxmlformats.org/officeDocument/2006/relationships/oleObject" Target="embeddings/oleObject128.bin"/><Relationship Id="rId23" Type="http://schemas.openxmlformats.org/officeDocument/2006/relationships/oleObject" Target="embeddings/oleObject7.bin"/><Relationship Id="rId119" Type="http://schemas.openxmlformats.org/officeDocument/2006/relationships/oleObject" Target="embeddings/oleObject58.bin"/><Relationship Id="rId270" Type="http://schemas.openxmlformats.org/officeDocument/2006/relationships/oleObject" Target="embeddings/oleObject134.bin"/><Relationship Id="rId291" Type="http://schemas.openxmlformats.org/officeDocument/2006/relationships/image" Target="media/image133.wmf"/><Relationship Id="rId305" Type="http://schemas.openxmlformats.org/officeDocument/2006/relationships/image" Target="media/image140.wmf"/><Relationship Id="rId326" Type="http://schemas.openxmlformats.org/officeDocument/2006/relationships/image" Target="media/image150.wmf"/><Relationship Id="rId347" Type="http://schemas.openxmlformats.org/officeDocument/2006/relationships/oleObject" Target="embeddings/oleObject173.bin"/><Relationship Id="rId44" Type="http://schemas.openxmlformats.org/officeDocument/2006/relationships/image" Target="media/image18.wmf"/><Relationship Id="rId65" Type="http://schemas.openxmlformats.org/officeDocument/2006/relationships/image" Target="media/image28.wmf"/><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68.wmf"/><Relationship Id="rId368" Type="http://schemas.openxmlformats.org/officeDocument/2006/relationships/theme" Target="theme/theme1.xml"/><Relationship Id="rId172" Type="http://schemas.openxmlformats.org/officeDocument/2006/relationships/oleObject" Target="embeddings/oleObject84.bin"/><Relationship Id="rId193" Type="http://schemas.openxmlformats.org/officeDocument/2006/relationships/image" Target="media/image87.wmf"/><Relationship Id="rId207" Type="http://schemas.openxmlformats.org/officeDocument/2006/relationships/oleObject" Target="embeddings/oleObject101.bin"/><Relationship Id="rId228" Type="http://schemas.openxmlformats.org/officeDocument/2006/relationships/image" Target="media/image102.wmf"/><Relationship Id="rId249" Type="http://schemas.openxmlformats.org/officeDocument/2006/relationships/oleObject" Target="embeddings/oleObject123.bin"/><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image" Target="media/image118.wmf"/><Relationship Id="rId281" Type="http://schemas.openxmlformats.org/officeDocument/2006/relationships/image" Target="media/image128.wmf"/><Relationship Id="rId316" Type="http://schemas.openxmlformats.org/officeDocument/2006/relationships/oleObject" Target="embeddings/oleObject157.bin"/><Relationship Id="rId337" Type="http://schemas.openxmlformats.org/officeDocument/2006/relationships/oleObject" Target="embeddings/oleObject168.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3.wmf"/><Relationship Id="rId141" Type="http://schemas.openxmlformats.org/officeDocument/2006/relationships/image" Target="media/image63.wmf"/><Relationship Id="rId358" Type="http://schemas.openxmlformats.org/officeDocument/2006/relationships/image" Target="media/image166.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2.wmf"/><Relationship Id="rId218" Type="http://schemas.openxmlformats.org/officeDocument/2006/relationships/oleObject" Target="embeddings/oleObject107.bin"/><Relationship Id="rId239" Type="http://schemas.openxmlformats.org/officeDocument/2006/relationships/oleObject" Target="embeddings/oleObject118.bin"/><Relationship Id="rId250" Type="http://schemas.openxmlformats.org/officeDocument/2006/relationships/image" Target="media/image113.wmf"/><Relationship Id="rId271" Type="http://schemas.openxmlformats.org/officeDocument/2006/relationships/image" Target="media/image123.wmf"/><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image" Target="media/image48.wmf"/><Relationship Id="rId131" Type="http://schemas.openxmlformats.org/officeDocument/2006/relationships/image" Target="media/image58.wmf"/><Relationship Id="rId327" Type="http://schemas.openxmlformats.org/officeDocument/2006/relationships/oleObject" Target="embeddings/oleObject163.bin"/><Relationship Id="rId348" Type="http://schemas.openxmlformats.org/officeDocument/2006/relationships/image" Target="media/image161.wmf"/><Relationship Id="rId152" Type="http://schemas.openxmlformats.org/officeDocument/2006/relationships/oleObject" Target="embeddings/oleObject75.bin"/><Relationship Id="rId173" Type="http://schemas.openxmlformats.org/officeDocument/2006/relationships/image" Target="media/image79.wmf"/><Relationship Id="rId194" Type="http://schemas.openxmlformats.org/officeDocument/2006/relationships/oleObject" Target="embeddings/oleObject93.bin"/><Relationship Id="rId208" Type="http://schemas.openxmlformats.org/officeDocument/2006/relationships/image" Target="media/image93.wmf"/><Relationship Id="rId229" Type="http://schemas.openxmlformats.org/officeDocument/2006/relationships/oleObject" Target="embeddings/oleObject113.bin"/><Relationship Id="rId240" Type="http://schemas.openxmlformats.org/officeDocument/2006/relationships/image" Target="media/image108.wmf"/><Relationship Id="rId261" Type="http://schemas.openxmlformats.org/officeDocument/2006/relationships/oleObject" Target="embeddings/oleObject129.bin"/><Relationship Id="rId14" Type="http://schemas.openxmlformats.org/officeDocument/2006/relationships/image" Target="media/image4.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oleObject" Target="embeddings/oleObject48.bin"/><Relationship Id="rId282" Type="http://schemas.openxmlformats.org/officeDocument/2006/relationships/oleObject" Target="embeddings/oleObject140.bin"/><Relationship Id="rId317" Type="http://schemas.openxmlformats.org/officeDocument/2006/relationships/oleObject" Target="embeddings/oleObject158.bin"/><Relationship Id="rId338" Type="http://schemas.openxmlformats.org/officeDocument/2006/relationships/image" Target="media/image156.wmf"/><Relationship Id="rId359" Type="http://schemas.openxmlformats.org/officeDocument/2006/relationships/oleObject" Target="embeddings/oleObject178.bin"/><Relationship Id="rId8" Type="http://schemas.openxmlformats.org/officeDocument/2006/relationships/image" Target="media/image1.emf"/><Relationship Id="rId98" Type="http://schemas.openxmlformats.org/officeDocument/2006/relationships/oleObject" Target="embeddings/oleObject46.bin"/><Relationship Id="rId121" Type="http://schemas.openxmlformats.org/officeDocument/2006/relationships/oleObject" Target="embeddings/oleObject59.bin"/><Relationship Id="rId142" Type="http://schemas.openxmlformats.org/officeDocument/2006/relationships/oleObject" Target="embeddings/oleObject70.bin"/><Relationship Id="rId163" Type="http://schemas.openxmlformats.org/officeDocument/2006/relationships/image" Target="media/image74.wmf"/><Relationship Id="rId184" Type="http://schemas.openxmlformats.org/officeDocument/2006/relationships/oleObject" Target="embeddings/oleObject88.bin"/><Relationship Id="rId219" Type="http://schemas.openxmlformats.org/officeDocument/2006/relationships/oleObject" Target="embeddings/oleObject108.bin"/><Relationship Id="rId230" Type="http://schemas.openxmlformats.org/officeDocument/2006/relationships/image" Target="media/image103.wmf"/><Relationship Id="rId251" Type="http://schemas.openxmlformats.org/officeDocument/2006/relationships/oleObject" Target="embeddings/oleObject124.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image" Target="media/image29.wmf"/><Relationship Id="rId272" Type="http://schemas.openxmlformats.org/officeDocument/2006/relationships/oleObject" Target="embeddings/oleObject135.bin"/><Relationship Id="rId293" Type="http://schemas.openxmlformats.org/officeDocument/2006/relationships/image" Target="media/image134.wmf"/><Relationship Id="rId307" Type="http://schemas.openxmlformats.org/officeDocument/2006/relationships/image" Target="media/image141.wmf"/><Relationship Id="rId328" Type="http://schemas.openxmlformats.org/officeDocument/2006/relationships/image" Target="media/image151.wmf"/><Relationship Id="rId349" Type="http://schemas.openxmlformats.org/officeDocument/2006/relationships/oleObject" Target="embeddings/oleObject174.bin"/><Relationship Id="rId88" Type="http://schemas.openxmlformats.org/officeDocument/2006/relationships/oleObject" Target="embeddings/oleObject40.bin"/><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69.wmf"/><Relationship Id="rId174" Type="http://schemas.openxmlformats.org/officeDocument/2006/relationships/oleObject" Target="embeddings/oleObject85.bin"/><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image" Target="media/image167.wmf"/><Relationship Id="rId220" Type="http://schemas.openxmlformats.org/officeDocument/2006/relationships/image" Target="media/image98.wmf"/><Relationship Id="rId241" Type="http://schemas.openxmlformats.org/officeDocument/2006/relationships/oleObject" Target="embeddings/oleObject119.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image" Target="media/image119.wmf"/><Relationship Id="rId283" Type="http://schemas.openxmlformats.org/officeDocument/2006/relationships/image" Target="media/image129.wmf"/><Relationship Id="rId318" Type="http://schemas.openxmlformats.org/officeDocument/2006/relationships/image" Target="media/image146.wmf"/><Relationship Id="rId339" Type="http://schemas.openxmlformats.org/officeDocument/2006/relationships/oleObject" Target="embeddings/oleObject169.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7.bin"/><Relationship Id="rId101" Type="http://schemas.openxmlformats.org/officeDocument/2006/relationships/oleObject" Target="embeddings/oleObject49.bin"/><Relationship Id="rId122" Type="http://schemas.openxmlformats.org/officeDocument/2006/relationships/oleObject" Target="embeddings/oleObject60.bin"/><Relationship Id="rId143" Type="http://schemas.openxmlformats.org/officeDocument/2006/relationships/image" Target="media/image64.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7.emf"/><Relationship Id="rId185" Type="http://schemas.openxmlformats.org/officeDocument/2006/relationships/image" Target="media/image83.wmf"/><Relationship Id="rId334" Type="http://schemas.openxmlformats.org/officeDocument/2006/relationships/image" Target="media/image154.wmf"/><Relationship Id="rId350" Type="http://schemas.openxmlformats.org/officeDocument/2006/relationships/image" Target="media/image162.wmf"/><Relationship Id="rId355" Type="http://schemas.openxmlformats.org/officeDocument/2006/relationships/oleObject" Target="embeddings/oleObject177.bin"/><Relationship Id="rId4" Type="http://schemas.openxmlformats.org/officeDocument/2006/relationships/settings" Target="settings.xml"/><Relationship Id="rId9" Type="http://schemas.openxmlformats.org/officeDocument/2006/relationships/package" Target="embeddings/Microsoft_Visio___.vsdx"/><Relationship Id="rId180" Type="http://schemas.openxmlformats.org/officeDocument/2006/relationships/oleObject" Target="embeddings/oleObject86.bin"/><Relationship Id="rId210" Type="http://schemas.openxmlformats.org/officeDocument/2006/relationships/oleObject" Target="embeddings/oleObject103.bin"/><Relationship Id="rId215" Type="http://schemas.openxmlformats.org/officeDocument/2006/relationships/image" Target="media/image96.wmf"/><Relationship Id="rId236" Type="http://schemas.openxmlformats.org/officeDocument/2006/relationships/image" Target="media/image106.wmf"/><Relationship Id="rId257" Type="http://schemas.openxmlformats.org/officeDocument/2006/relationships/oleObject" Target="embeddings/oleObject127.bin"/><Relationship Id="rId278" Type="http://schemas.openxmlformats.org/officeDocument/2006/relationships/oleObject" Target="embeddings/oleObject138.bin"/><Relationship Id="rId26" Type="http://schemas.openxmlformats.org/officeDocument/2006/relationships/image" Target="media/image10.wmf"/><Relationship Id="rId231" Type="http://schemas.openxmlformats.org/officeDocument/2006/relationships/oleObject" Target="embeddings/oleObject114.bin"/><Relationship Id="rId252" Type="http://schemas.openxmlformats.org/officeDocument/2006/relationships/image" Target="media/image114.wmf"/><Relationship Id="rId273" Type="http://schemas.openxmlformats.org/officeDocument/2006/relationships/image" Target="media/image124.wmf"/><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oleObject" Target="embeddings/oleObject164.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image" Target="media/image49.wmf"/><Relationship Id="rId133" Type="http://schemas.openxmlformats.org/officeDocument/2006/relationships/image" Target="media/image59.wmf"/><Relationship Id="rId154" Type="http://schemas.openxmlformats.org/officeDocument/2006/relationships/oleObject" Target="embeddings/oleObject76.bin"/><Relationship Id="rId175" Type="http://schemas.openxmlformats.org/officeDocument/2006/relationships/comments" Target="comments.xml"/><Relationship Id="rId340" Type="http://schemas.openxmlformats.org/officeDocument/2006/relationships/image" Target="media/image157.wmf"/><Relationship Id="rId361" Type="http://schemas.openxmlformats.org/officeDocument/2006/relationships/oleObject" Target="embeddings/oleObject179.bin"/><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5.wmf"/><Relationship Id="rId221" Type="http://schemas.openxmlformats.org/officeDocument/2006/relationships/oleObject" Target="embeddings/oleObject109.bin"/><Relationship Id="rId242" Type="http://schemas.openxmlformats.org/officeDocument/2006/relationships/image" Target="media/image109.wmf"/><Relationship Id="rId263" Type="http://schemas.openxmlformats.org/officeDocument/2006/relationships/oleObject" Target="embeddings/oleObject130.bin"/><Relationship Id="rId284" Type="http://schemas.openxmlformats.org/officeDocument/2006/relationships/oleObject" Target="embeddings/oleObject141.bin"/><Relationship Id="rId319" Type="http://schemas.openxmlformats.org/officeDocument/2006/relationships/oleObject" Target="embeddings/oleObject159.bin"/><Relationship Id="rId37" Type="http://schemas.openxmlformats.org/officeDocument/2006/relationships/image" Target="media/image15.wmf"/><Relationship Id="rId58" Type="http://schemas.openxmlformats.org/officeDocument/2006/relationships/image" Target="media/image25.emf"/><Relationship Id="rId79" Type="http://schemas.openxmlformats.org/officeDocument/2006/relationships/image" Target="media/image35.wmf"/><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71.bin"/><Relationship Id="rId330" Type="http://schemas.openxmlformats.org/officeDocument/2006/relationships/image" Target="media/image152.wmf"/><Relationship Id="rId90" Type="http://schemas.openxmlformats.org/officeDocument/2006/relationships/oleObject" Target="embeddings/oleObject41.bin"/><Relationship Id="rId165" Type="http://schemas.openxmlformats.org/officeDocument/2006/relationships/image" Target="media/image75.wmf"/><Relationship Id="rId186" Type="http://schemas.openxmlformats.org/officeDocument/2006/relationships/oleObject" Target="embeddings/oleObject89.bin"/><Relationship Id="rId351" Type="http://schemas.openxmlformats.org/officeDocument/2006/relationships/oleObject" Target="embeddings/oleObject175.bin"/><Relationship Id="rId211" Type="http://schemas.openxmlformats.org/officeDocument/2006/relationships/image" Target="media/image94.wmf"/><Relationship Id="rId232" Type="http://schemas.openxmlformats.org/officeDocument/2006/relationships/image" Target="media/image104.wmf"/><Relationship Id="rId253" Type="http://schemas.openxmlformats.org/officeDocument/2006/relationships/oleObject" Target="embeddings/oleObject125.bin"/><Relationship Id="rId274" Type="http://schemas.openxmlformats.org/officeDocument/2006/relationships/oleObject" Target="embeddings/oleObject136.bin"/><Relationship Id="rId295" Type="http://schemas.openxmlformats.org/officeDocument/2006/relationships/image" Target="media/image135.wmf"/><Relationship Id="rId309" Type="http://schemas.openxmlformats.org/officeDocument/2006/relationships/image" Target="media/image142.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55.bin"/><Relationship Id="rId134" Type="http://schemas.openxmlformats.org/officeDocument/2006/relationships/oleObject" Target="embeddings/oleObject66.bin"/><Relationship Id="rId320" Type="http://schemas.openxmlformats.org/officeDocument/2006/relationships/image" Target="media/image147.wmf"/><Relationship Id="rId80" Type="http://schemas.openxmlformats.org/officeDocument/2006/relationships/oleObject" Target="embeddings/oleObject36.bin"/><Relationship Id="rId155" Type="http://schemas.openxmlformats.org/officeDocument/2006/relationships/image" Target="media/image70.wmf"/><Relationship Id="rId176" Type="http://schemas.microsoft.com/office/2011/relationships/commentsExtended" Target="commentsExtended.xml"/><Relationship Id="rId197" Type="http://schemas.openxmlformats.org/officeDocument/2006/relationships/image" Target="media/image88.wmf"/><Relationship Id="rId341" Type="http://schemas.openxmlformats.org/officeDocument/2006/relationships/oleObject" Target="embeddings/oleObject170.bin"/><Relationship Id="rId362" Type="http://schemas.openxmlformats.org/officeDocument/2006/relationships/image" Target="media/image168.e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oleObject" Target="embeddings/oleObject120.bin"/><Relationship Id="rId264" Type="http://schemas.openxmlformats.org/officeDocument/2006/relationships/oleObject" Target="embeddings/oleObject131.bin"/><Relationship Id="rId285" Type="http://schemas.openxmlformats.org/officeDocument/2006/relationships/image" Target="media/image130.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package" Target="embeddings/Microsoft_Visio___1.vsdx"/><Relationship Id="rId103" Type="http://schemas.openxmlformats.org/officeDocument/2006/relationships/oleObject" Target="embeddings/oleObject50.bin"/><Relationship Id="rId124" Type="http://schemas.openxmlformats.org/officeDocument/2006/relationships/oleObject" Target="embeddings/oleObject61.bin"/><Relationship Id="rId310" Type="http://schemas.openxmlformats.org/officeDocument/2006/relationships/oleObject" Target="embeddings/oleObject154.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5.wmf"/><Relationship Id="rId166" Type="http://schemas.openxmlformats.org/officeDocument/2006/relationships/oleObject" Target="embeddings/oleObject82.bin"/><Relationship Id="rId187" Type="http://schemas.openxmlformats.org/officeDocument/2006/relationships/image" Target="media/image84.wmf"/><Relationship Id="rId331" Type="http://schemas.openxmlformats.org/officeDocument/2006/relationships/oleObject" Target="embeddings/oleObject165.bin"/><Relationship Id="rId352" Type="http://schemas.openxmlformats.org/officeDocument/2006/relationships/image" Target="media/image163.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5.bin"/><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0.wmf"/><Relationship Id="rId275" Type="http://schemas.openxmlformats.org/officeDocument/2006/relationships/image" Target="media/image125.wmf"/><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0.wmf"/><Relationship Id="rId156" Type="http://schemas.openxmlformats.org/officeDocument/2006/relationships/oleObject" Target="embeddings/oleObject77.bin"/><Relationship Id="rId177" Type="http://schemas.microsoft.com/office/2016/09/relationships/commentsIds" Target="commentsIds.xml"/><Relationship Id="rId198" Type="http://schemas.openxmlformats.org/officeDocument/2006/relationships/oleObject" Target="embeddings/oleObject96.bin"/><Relationship Id="rId321" Type="http://schemas.openxmlformats.org/officeDocument/2006/relationships/oleObject" Target="embeddings/oleObject160.bin"/><Relationship Id="rId342" Type="http://schemas.openxmlformats.org/officeDocument/2006/relationships/image" Target="media/image158.wmf"/><Relationship Id="rId363" Type="http://schemas.openxmlformats.org/officeDocument/2006/relationships/package" Target="embeddings/Microsoft_Visio___4.vsdx"/><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image" Target="media/image11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0.wmf"/><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oleObject" Target="embeddings/oleObject72.bin"/><Relationship Id="rId167" Type="http://schemas.openxmlformats.org/officeDocument/2006/relationships/image" Target="media/image76.wmf"/><Relationship Id="rId188" Type="http://schemas.openxmlformats.org/officeDocument/2006/relationships/oleObject" Target="embeddings/oleObject90.bin"/><Relationship Id="rId311" Type="http://schemas.openxmlformats.org/officeDocument/2006/relationships/image" Target="media/image143.wmf"/><Relationship Id="rId332" Type="http://schemas.openxmlformats.org/officeDocument/2006/relationships/image" Target="media/image153.wmf"/><Relationship Id="rId353" Type="http://schemas.openxmlformats.org/officeDocument/2006/relationships/oleObject" Target="embeddings/oleObject176.bin"/><Relationship Id="rId71" Type="http://schemas.openxmlformats.org/officeDocument/2006/relationships/image" Target="media/image31.wmf"/><Relationship Id="rId92" Type="http://schemas.openxmlformats.org/officeDocument/2006/relationships/oleObject" Target="embeddings/oleObject42.bin"/><Relationship Id="rId213" Type="http://schemas.openxmlformats.org/officeDocument/2006/relationships/image" Target="media/image95.wmf"/><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image" Target="media/image136.wmf"/><Relationship Id="rId40" Type="http://schemas.openxmlformats.org/officeDocument/2006/relationships/image" Target="media/image16.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1.wmf"/><Relationship Id="rId178" Type="http://schemas.openxmlformats.org/officeDocument/2006/relationships/package" Target="embeddings/Microsoft_Visio___21.vsdx"/><Relationship Id="rId301" Type="http://schemas.openxmlformats.org/officeDocument/2006/relationships/image" Target="media/image138.wmf"/><Relationship Id="rId322" Type="http://schemas.openxmlformats.org/officeDocument/2006/relationships/image" Target="media/image148.wmf"/><Relationship Id="rId343" Type="http://schemas.openxmlformats.org/officeDocument/2006/relationships/oleObject" Target="embeddings/oleObject171.bin"/><Relationship Id="rId364" Type="http://schemas.openxmlformats.org/officeDocument/2006/relationships/image" Target="media/image169.png"/><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89.wmf"/><Relationship Id="rId203" Type="http://schemas.openxmlformats.org/officeDocument/2006/relationships/image" Target="media/image91.wmf"/><Relationship Id="rId19" Type="http://schemas.openxmlformats.org/officeDocument/2006/relationships/oleObject" Target="embeddings/oleObject5.bin"/><Relationship Id="rId224" Type="http://schemas.openxmlformats.org/officeDocument/2006/relationships/image" Target="media/image100.wmf"/><Relationship Id="rId245" Type="http://schemas.openxmlformats.org/officeDocument/2006/relationships/oleObject" Target="embeddings/oleObject121.bin"/><Relationship Id="rId266" Type="http://schemas.openxmlformats.org/officeDocument/2006/relationships/oleObject" Target="embeddings/oleObject132.bin"/><Relationship Id="rId287" Type="http://schemas.openxmlformats.org/officeDocument/2006/relationships/image" Target="media/image131.wmf"/><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image" Target="media/image66.wmf"/><Relationship Id="rId168" Type="http://schemas.openxmlformats.org/officeDocument/2006/relationships/oleObject" Target="embeddings/oleObject83.bin"/><Relationship Id="rId312" Type="http://schemas.openxmlformats.org/officeDocument/2006/relationships/oleObject" Target="embeddings/oleObject155.bin"/><Relationship Id="rId333" Type="http://schemas.openxmlformats.org/officeDocument/2006/relationships/oleObject" Target="embeddings/oleObject166.bin"/><Relationship Id="rId354" Type="http://schemas.openxmlformats.org/officeDocument/2006/relationships/image" Target="media/image164.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2.wmf"/><Relationship Id="rId189" Type="http://schemas.openxmlformats.org/officeDocument/2006/relationships/image" Target="media/image85.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oleObject" Target="embeddings/oleObject116.bin"/><Relationship Id="rId256" Type="http://schemas.openxmlformats.org/officeDocument/2006/relationships/image" Target="media/image116.wmf"/><Relationship Id="rId277" Type="http://schemas.openxmlformats.org/officeDocument/2006/relationships/image" Target="media/image126.wmf"/><Relationship Id="rId298" Type="http://schemas.openxmlformats.org/officeDocument/2006/relationships/oleObject" Target="embeddings/oleObject148.bin"/><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oleObject" Target="embeddings/oleObject78.bin"/><Relationship Id="rId302" Type="http://schemas.openxmlformats.org/officeDocument/2006/relationships/oleObject" Target="embeddings/oleObject150.bin"/><Relationship Id="rId323" Type="http://schemas.openxmlformats.org/officeDocument/2006/relationships/oleObject" Target="embeddings/oleObject161.bin"/><Relationship Id="rId344" Type="http://schemas.openxmlformats.org/officeDocument/2006/relationships/image" Target="media/image15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7.wmf"/><Relationship Id="rId179" Type="http://schemas.openxmlformats.org/officeDocument/2006/relationships/image" Target="media/image80.wmf"/><Relationship Id="rId365" Type="http://schemas.openxmlformats.org/officeDocument/2006/relationships/image" Target="media/image170.png"/><Relationship Id="rId190" Type="http://schemas.openxmlformats.org/officeDocument/2006/relationships/oleObject" Target="embeddings/oleObject91.bin"/><Relationship Id="rId204" Type="http://schemas.openxmlformats.org/officeDocument/2006/relationships/oleObject" Target="embeddings/oleObject99.bin"/><Relationship Id="rId225" Type="http://schemas.openxmlformats.org/officeDocument/2006/relationships/oleObject" Target="embeddings/oleObject111.bin"/><Relationship Id="rId246" Type="http://schemas.openxmlformats.org/officeDocument/2006/relationships/image" Target="media/image111.wmf"/><Relationship Id="rId267" Type="http://schemas.openxmlformats.org/officeDocument/2006/relationships/image" Target="media/image121.wmf"/><Relationship Id="rId288" Type="http://schemas.openxmlformats.org/officeDocument/2006/relationships/oleObject" Target="embeddings/oleObject143.bin"/><Relationship Id="rId106" Type="http://schemas.openxmlformats.org/officeDocument/2006/relationships/image" Target="media/image46.wmf"/><Relationship Id="rId127" Type="http://schemas.openxmlformats.org/officeDocument/2006/relationships/image" Target="media/image56.wmf"/><Relationship Id="rId313" Type="http://schemas.openxmlformats.org/officeDocument/2006/relationships/image" Target="media/image14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0ED0-A46D-45FA-A6B7-B11FF078D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3340</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liao_wk@163.com</dc:creator>
  <cp:keywords/>
  <dc:description>NE.Ref</dc:description>
  <cp:lastModifiedBy>wu guohua</cp:lastModifiedBy>
  <cp:revision>2</cp:revision>
  <cp:lastPrinted>2019-07-12T09:58:00Z</cp:lastPrinted>
  <dcterms:created xsi:type="dcterms:W3CDTF">2019-07-13T05:28:00Z</dcterms:created>
  <dcterms:modified xsi:type="dcterms:W3CDTF">2019-07-13T05:28:00Z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